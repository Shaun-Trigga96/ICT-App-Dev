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D9BB1F" w14:textId="77777777" w:rsidR="00E96697" w:rsidRDefault="00E96697" w:rsidP="00E96697">
      <w:pPr>
        <w:spacing w:after="100" w:afterAutospacing="1" w:line="360" w:lineRule="auto"/>
        <w:rPr>
          <w:rFonts w:ascii="Arial" w:hAnsi="Arial" w:cs="Arial"/>
          <w:b/>
          <w:sz w:val="24"/>
          <w:szCs w:val="24"/>
          <w:u w:val="single"/>
        </w:rPr>
      </w:pPr>
      <w:r>
        <w:rPr>
          <w:noProof/>
          <w:lang w:eastAsia="en-ZA"/>
        </w:rPr>
        <w:drawing>
          <wp:anchor distT="0" distB="0" distL="114300" distR="114300" simplePos="0" relativeHeight="251659264" behindDoc="0" locked="0" layoutInCell="1" allowOverlap="1" wp14:anchorId="326B3CE7" wp14:editId="570C3EA9">
            <wp:simplePos x="0" y="0"/>
            <wp:positionH relativeFrom="column">
              <wp:posOffset>-638175</wp:posOffset>
            </wp:positionH>
            <wp:positionV relativeFrom="paragraph">
              <wp:posOffset>-609600</wp:posOffset>
            </wp:positionV>
            <wp:extent cx="7172325" cy="2028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2028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u w:val="single"/>
        </w:rPr>
        <w:t xml:space="preserve">     </w:t>
      </w:r>
    </w:p>
    <w:p w14:paraId="0FEC8628" w14:textId="77777777" w:rsidR="00E96697" w:rsidRDefault="00B74EC8" w:rsidP="001B38B6">
      <w:pPr>
        <w:spacing w:line="360" w:lineRule="auto"/>
        <w:ind w:left="1440" w:firstLine="720"/>
        <w:rPr>
          <w:rFonts w:ascii="Times New Roman" w:hAnsi="Times New Roman" w:cs="Times New Roman"/>
          <w:sz w:val="72"/>
          <w:szCs w:val="24"/>
        </w:rPr>
      </w:pPr>
      <w:r>
        <w:rPr>
          <w:rFonts w:ascii="Times New Roman" w:hAnsi="Times New Roman" w:cs="Times New Roman"/>
          <w:sz w:val="72"/>
          <w:szCs w:val="24"/>
        </w:rPr>
        <w:t xml:space="preserve"> </w:t>
      </w:r>
      <w:r w:rsidR="001B38B6">
        <w:rPr>
          <w:rFonts w:ascii="Times New Roman" w:hAnsi="Times New Roman" w:cs="Times New Roman"/>
          <w:sz w:val="72"/>
          <w:szCs w:val="24"/>
          <w:u w:val="single"/>
        </w:rPr>
        <w:t xml:space="preserve">RESEARCH METHODOLOGY </w:t>
      </w:r>
      <w:r w:rsidR="00DB5E27">
        <w:rPr>
          <w:rFonts w:ascii="Times New Roman" w:hAnsi="Times New Roman" w:cs="Times New Roman"/>
          <w:sz w:val="72"/>
          <w:szCs w:val="24"/>
          <w:u w:val="single"/>
        </w:rPr>
        <w:t>4</w:t>
      </w:r>
    </w:p>
    <w:p w14:paraId="7FE3639A" w14:textId="77777777" w:rsidR="00E96697" w:rsidRDefault="001B38B6" w:rsidP="001B38B6">
      <w:pPr>
        <w:spacing w:line="360" w:lineRule="auto"/>
        <w:ind w:left="2160" w:firstLine="720"/>
        <w:rPr>
          <w:rFonts w:ascii="Times New Roman" w:hAnsi="Times New Roman" w:cs="Times New Roman"/>
          <w:sz w:val="28"/>
          <w:szCs w:val="24"/>
        </w:rPr>
      </w:pPr>
      <w:r>
        <w:rPr>
          <w:rFonts w:ascii="Times New Roman" w:hAnsi="Times New Roman" w:cs="Times New Roman"/>
          <w:sz w:val="28"/>
          <w:szCs w:val="24"/>
        </w:rPr>
        <w:t>The Research Proposal</w:t>
      </w:r>
    </w:p>
    <w:p w14:paraId="5170F831" w14:textId="77777777" w:rsidR="00784AB5" w:rsidRPr="00784AB5" w:rsidRDefault="003B5DA5" w:rsidP="00784AB5">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2</w:t>
      </w:r>
      <w:r w:rsidR="00E96697">
        <w:rPr>
          <w:rFonts w:ascii="Times New Roman" w:eastAsia="Calibri" w:hAnsi="Times New Roman" w:cs="Times New Roman"/>
          <w:b/>
          <w:bCs/>
          <w:sz w:val="48"/>
          <w:szCs w:val="24"/>
        </w:rPr>
        <w:t xml:space="preserve"> Ass</w:t>
      </w:r>
      <w:r w:rsidR="001B38B6">
        <w:rPr>
          <w:rFonts w:ascii="Times New Roman" w:eastAsia="Calibri" w:hAnsi="Times New Roman" w:cs="Times New Roman"/>
          <w:b/>
          <w:bCs/>
          <w:sz w:val="48"/>
          <w:szCs w:val="24"/>
        </w:rPr>
        <w:t>ess</w:t>
      </w:r>
      <w:r w:rsidR="00E96697">
        <w:rPr>
          <w:rFonts w:ascii="Times New Roman" w:eastAsia="Calibri" w:hAnsi="Times New Roman" w:cs="Times New Roman"/>
          <w:b/>
          <w:bCs/>
          <w:sz w:val="48"/>
          <w:szCs w:val="24"/>
        </w:rPr>
        <w:t>ment</w:t>
      </w:r>
      <w:r w:rsidR="001B38B6">
        <w:rPr>
          <w:rFonts w:ascii="Times New Roman" w:eastAsia="Calibri" w:hAnsi="Times New Roman" w:cs="Times New Roman"/>
          <w:b/>
          <w:bCs/>
          <w:sz w:val="48"/>
          <w:szCs w:val="24"/>
        </w:rPr>
        <w:t xml:space="preserve"> 2</w:t>
      </w:r>
    </w:p>
    <w:p w14:paraId="75EE4358" w14:textId="77777777" w:rsidR="00784AB5" w:rsidRDefault="00784AB5" w:rsidP="00784AB5">
      <w:pPr>
        <w:spacing w:line="360" w:lineRule="auto"/>
        <w:rPr>
          <w:rFonts w:ascii="Times New Roman" w:eastAsia="Calibri" w:hAnsi="Times New Roman" w:cs="Times New Roman"/>
          <w:bCs/>
          <w:sz w:val="28"/>
          <w:szCs w:val="24"/>
        </w:rPr>
      </w:pPr>
      <w:r w:rsidRPr="00784AB5">
        <w:rPr>
          <w:rFonts w:ascii="Times New Roman" w:eastAsia="Calibri" w:hAnsi="Times New Roman" w:cs="Times New Roman"/>
          <w:bCs/>
          <w:sz w:val="28"/>
          <w:szCs w:val="24"/>
        </w:rPr>
        <w:t xml:space="preserve">Title: </w:t>
      </w:r>
      <w:commentRangeStart w:id="0"/>
      <w:r w:rsidRPr="00784AB5">
        <w:rPr>
          <w:rFonts w:ascii="Times New Roman" w:eastAsia="Calibri" w:hAnsi="Times New Roman" w:cs="Times New Roman"/>
          <w:bCs/>
          <w:sz w:val="28"/>
          <w:szCs w:val="24"/>
        </w:rPr>
        <w:t>The role of Social Media in the Rise of Fake news</w:t>
      </w:r>
      <w:commentRangeEnd w:id="0"/>
      <w:r w:rsidR="00FF6495">
        <w:rPr>
          <w:rStyle w:val="CommentReference"/>
        </w:rPr>
        <w:commentReference w:id="0"/>
      </w:r>
    </w:p>
    <w:p w14:paraId="509A751D" w14:textId="77777777" w:rsidR="00784AB5" w:rsidRPr="00784AB5" w:rsidRDefault="00784AB5" w:rsidP="00784AB5">
      <w:pPr>
        <w:spacing w:line="360" w:lineRule="auto"/>
        <w:rPr>
          <w:rFonts w:ascii="Times New Roman" w:eastAsia="Calibri" w:hAnsi="Times New Roman" w:cs="Times New Roman"/>
          <w:bCs/>
          <w:sz w:val="28"/>
          <w:szCs w:val="24"/>
        </w:rPr>
      </w:pPr>
    </w:p>
    <w:p w14:paraId="508BB3F9" w14:textId="77777777" w:rsidR="006E630E" w:rsidRDefault="00E96697"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Group Members:</w:t>
      </w:r>
    </w:p>
    <w:tbl>
      <w:tblPr>
        <w:tblStyle w:val="TableGrid1"/>
        <w:tblW w:w="0" w:type="auto"/>
        <w:tblLook w:val="04A0" w:firstRow="1" w:lastRow="0" w:firstColumn="1" w:lastColumn="0" w:noHBand="0" w:noVBand="1"/>
      </w:tblPr>
      <w:tblGrid>
        <w:gridCol w:w="788"/>
        <w:gridCol w:w="4635"/>
        <w:gridCol w:w="397"/>
        <w:gridCol w:w="397"/>
        <w:gridCol w:w="397"/>
        <w:gridCol w:w="397"/>
        <w:gridCol w:w="397"/>
        <w:gridCol w:w="397"/>
        <w:gridCol w:w="397"/>
        <w:gridCol w:w="397"/>
        <w:gridCol w:w="397"/>
      </w:tblGrid>
      <w:tr w:rsidR="00E96697" w14:paraId="68941B06" w14:textId="77777777" w:rsidTr="00E96697">
        <w:tc>
          <w:tcPr>
            <w:tcW w:w="788" w:type="dxa"/>
            <w:tcBorders>
              <w:top w:val="double" w:sz="4" w:space="0" w:color="auto"/>
              <w:left w:val="double" w:sz="4" w:space="0" w:color="auto"/>
              <w:bottom w:val="double" w:sz="4" w:space="0" w:color="auto"/>
              <w:right w:val="double" w:sz="4" w:space="0" w:color="auto"/>
            </w:tcBorders>
            <w:hideMark/>
          </w:tcPr>
          <w:p w14:paraId="1A843A84" w14:textId="77777777"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No.</w:t>
            </w:r>
          </w:p>
        </w:tc>
        <w:tc>
          <w:tcPr>
            <w:tcW w:w="4635" w:type="dxa"/>
            <w:tcBorders>
              <w:top w:val="double" w:sz="4" w:space="0" w:color="auto"/>
              <w:left w:val="double" w:sz="4" w:space="0" w:color="auto"/>
              <w:bottom w:val="double" w:sz="4" w:space="0" w:color="auto"/>
              <w:right w:val="double" w:sz="4" w:space="0" w:color="auto"/>
            </w:tcBorders>
            <w:hideMark/>
          </w:tcPr>
          <w:p w14:paraId="5DC5925F" w14:textId="77777777"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Surname and Name</w:t>
            </w:r>
          </w:p>
        </w:tc>
        <w:tc>
          <w:tcPr>
            <w:tcW w:w="3573" w:type="dxa"/>
            <w:gridSpan w:val="9"/>
            <w:tcBorders>
              <w:top w:val="double" w:sz="4" w:space="0" w:color="auto"/>
              <w:left w:val="double" w:sz="4" w:space="0" w:color="auto"/>
              <w:bottom w:val="double" w:sz="4" w:space="0" w:color="auto"/>
              <w:right w:val="double" w:sz="4" w:space="0" w:color="auto"/>
            </w:tcBorders>
            <w:hideMark/>
          </w:tcPr>
          <w:p w14:paraId="7F8D3E18" w14:textId="77777777"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Student Number</w:t>
            </w:r>
          </w:p>
        </w:tc>
      </w:tr>
      <w:tr w:rsidR="00E96697" w14:paraId="63FB75E9" w14:textId="77777777" w:rsidTr="00E96697">
        <w:tc>
          <w:tcPr>
            <w:tcW w:w="788" w:type="dxa"/>
            <w:tcBorders>
              <w:top w:val="single" w:sz="4" w:space="0" w:color="auto"/>
              <w:left w:val="single" w:sz="4" w:space="0" w:color="auto"/>
              <w:bottom w:val="single" w:sz="4" w:space="0" w:color="auto"/>
              <w:right w:val="single" w:sz="4" w:space="0" w:color="auto"/>
            </w:tcBorders>
            <w:hideMark/>
          </w:tcPr>
          <w:p w14:paraId="14DD9C36"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4635" w:type="dxa"/>
            <w:tcBorders>
              <w:top w:val="single" w:sz="4" w:space="0" w:color="auto"/>
              <w:left w:val="single" w:sz="4" w:space="0" w:color="auto"/>
              <w:bottom w:val="single" w:sz="4" w:space="0" w:color="auto"/>
              <w:right w:val="single" w:sz="4" w:space="0" w:color="auto"/>
            </w:tcBorders>
            <w:hideMark/>
          </w:tcPr>
          <w:p w14:paraId="14BE6DBB" w14:textId="77777777" w:rsidR="00E96697" w:rsidRPr="00A36FA0"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en-GB"/>
              </w:rPr>
              <w:t>Kabai Moipone</w:t>
            </w:r>
          </w:p>
        </w:tc>
        <w:tc>
          <w:tcPr>
            <w:tcW w:w="397" w:type="dxa"/>
            <w:tcBorders>
              <w:top w:val="single" w:sz="4" w:space="0" w:color="auto"/>
              <w:left w:val="single" w:sz="4" w:space="0" w:color="auto"/>
              <w:bottom w:val="single" w:sz="4" w:space="0" w:color="auto"/>
              <w:right w:val="single" w:sz="4" w:space="0" w:color="auto"/>
            </w:tcBorders>
            <w:hideMark/>
          </w:tcPr>
          <w:p w14:paraId="6884558E"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14:paraId="37D31263"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hideMark/>
          </w:tcPr>
          <w:p w14:paraId="377525B9"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14:paraId="2435082B" w14:textId="77777777"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14:paraId="21872AEC"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hideMark/>
          </w:tcPr>
          <w:p w14:paraId="59865648" w14:textId="77777777"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397" w:type="dxa"/>
            <w:tcBorders>
              <w:top w:val="single" w:sz="4" w:space="0" w:color="auto"/>
              <w:left w:val="single" w:sz="4" w:space="0" w:color="auto"/>
              <w:bottom w:val="single" w:sz="4" w:space="0" w:color="auto"/>
              <w:right w:val="single" w:sz="4" w:space="0" w:color="auto"/>
            </w:tcBorders>
            <w:hideMark/>
          </w:tcPr>
          <w:p w14:paraId="11A8EAFD"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14:paraId="184BB5CB"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hideMark/>
          </w:tcPr>
          <w:p w14:paraId="2B89E3F8"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r>
      <w:tr w:rsidR="00E96697" w14:paraId="6B8472AE" w14:textId="77777777" w:rsidTr="00E96697">
        <w:tc>
          <w:tcPr>
            <w:tcW w:w="788" w:type="dxa"/>
            <w:tcBorders>
              <w:top w:val="single" w:sz="4" w:space="0" w:color="auto"/>
              <w:left w:val="single" w:sz="4" w:space="0" w:color="auto"/>
              <w:bottom w:val="single" w:sz="4" w:space="0" w:color="auto"/>
              <w:right w:val="single" w:sz="4" w:space="0" w:color="auto"/>
            </w:tcBorders>
          </w:tcPr>
          <w:p w14:paraId="40E75D29"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35" w:type="dxa"/>
            <w:tcBorders>
              <w:top w:val="single" w:sz="4" w:space="0" w:color="auto"/>
              <w:left w:val="single" w:sz="4" w:space="0" w:color="auto"/>
              <w:bottom w:val="single" w:sz="4" w:space="0" w:color="auto"/>
              <w:right w:val="single" w:sz="4" w:space="0" w:color="auto"/>
            </w:tcBorders>
          </w:tcPr>
          <w:p w14:paraId="06EDCEDB" w14:textId="77777777" w:rsidR="00E96697" w:rsidRDefault="00DB5E27" w:rsidP="001B38B6">
            <w:pPr>
              <w:spacing w:before="100" w:beforeAutospacing="1" w:after="225" w:line="360" w:lineRule="auto"/>
              <w:outlineLvl w:val="0"/>
              <w:rPr>
                <w:rFonts w:ascii="Times New Roman" w:eastAsia="Times New Roman" w:hAnsi="Times New Roman" w:cs="Times New Roman"/>
                <w:bCs/>
                <w:kern w:val="36"/>
                <w:sz w:val="28"/>
                <w:szCs w:val="28"/>
              </w:rPr>
            </w:pPr>
            <w:proofErr w:type="spellStart"/>
            <w:r>
              <w:rPr>
                <w:rFonts w:ascii="Times New Roman" w:eastAsia="Times New Roman" w:hAnsi="Times New Roman" w:cs="Times New Roman"/>
                <w:bCs/>
                <w:kern w:val="36"/>
                <w:sz w:val="28"/>
                <w:szCs w:val="28"/>
              </w:rPr>
              <w:t>M</w:t>
            </w:r>
            <w:r w:rsidR="001B38B6">
              <w:rPr>
                <w:rFonts w:ascii="Times New Roman" w:eastAsia="Times New Roman" w:hAnsi="Times New Roman" w:cs="Times New Roman"/>
                <w:bCs/>
                <w:kern w:val="36"/>
                <w:sz w:val="28"/>
                <w:szCs w:val="28"/>
              </w:rPr>
              <w:t>kalali</w:t>
            </w:r>
            <w:proofErr w:type="spellEnd"/>
            <w:r w:rsidR="001B38B6">
              <w:rPr>
                <w:rFonts w:ascii="Times New Roman" w:eastAsia="Times New Roman" w:hAnsi="Times New Roman" w:cs="Times New Roman"/>
                <w:bCs/>
                <w:kern w:val="36"/>
                <w:sz w:val="28"/>
                <w:szCs w:val="28"/>
              </w:rPr>
              <w:t xml:space="preserve"> Siphelele</w:t>
            </w:r>
          </w:p>
        </w:tc>
        <w:tc>
          <w:tcPr>
            <w:tcW w:w="397" w:type="dxa"/>
            <w:tcBorders>
              <w:top w:val="single" w:sz="4" w:space="0" w:color="auto"/>
              <w:left w:val="single" w:sz="4" w:space="0" w:color="auto"/>
              <w:bottom w:val="single" w:sz="4" w:space="0" w:color="auto"/>
              <w:right w:val="single" w:sz="4" w:space="0" w:color="auto"/>
            </w:tcBorders>
          </w:tcPr>
          <w:p w14:paraId="6C255CAE"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70617718"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6622C588"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14:paraId="5F00EF4F"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14:paraId="41E9A209"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c>
          <w:tcPr>
            <w:tcW w:w="397" w:type="dxa"/>
            <w:tcBorders>
              <w:top w:val="single" w:sz="4" w:space="0" w:color="auto"/>
              <w:left w:val="single" w:sz="4" w:space="0" w:color="auto"/>
              <w:bottom w:val="single" w:sz="4" w:space="0" w:color="auto"/>
              <w:right w:val="single" w:sz="4" w:space="0" w:color="auto"/>
            </w:tcBorders>
          </w:tcPr>
          <w:p w14:paraId="3AFA022B"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24320FBA"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c>
          <w:tcPr>
            <w:tcW w:w="397" w:type="dxa"/>
            <w:tcBorders>
              <w:top w:val="single" w:sz="4" w:space="0" w:color="auto"/>
              <w:left w:val="single" w:sz="4" w:space="0" w:color="auto"/>
              <w:bottom w:val="single" w:sz="4" w:space="0" w:color="auto"/>
              <w:right w:val="single" w:sz="4" w:space="0" w:color="auto"/>
            </w:tcBorders>
          </w:tcPr>
          <w:p w14:paraId="2F921FD3"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13DB9F8C"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r>
    </w:tbl>
    <w:p w14:paraId="53307F96" w14:textId="77777777" w:rsidR="00DB5E27" w:rsidRDefault="00DB5E27" w:rsidP="00784AB5">
      <w:pPr>
        <w:spacing w:line="360" w:lineRule="auto"/>
        <w:rPr>
          <w:rFonts w:ascii="Times New Roman" w:hAnsi="Times New Roman" w:cs="Times New Roman"/>
          <w:sz w:val="24"/>
          <w:szCs w:val="24"/>
        </w:rPr>
      </w:pPr>
    </w:p>
    <w:p w14:paraId="069B796F" w14:textId="77777777" w:rsidR="00DB5E27" w:rsidRDefault="00DB5E27" w:rsidP="00E96697">
      <w:pPr>
        <w:spacing w:line="360" w:lineRule="auto"/>
        <w:ind w:left="2880"/>
        <w:rPr>
          <w:rFonts w:ascii="Times New Roman" w:hAnsi="Times New Roman" w:cs="Times New Roman"/>
          <w:sz w:val="24"/>
          <w:szCs w:val="24"/>
        </w:rPr>
      </w:pPr>
    </w:p>
    <w:p w14:paraId="158E45EF" w14:textId="77777777" w:rsidR="00364A07" w:rsidRPr="005653CD" w:rsidRDefault="00E96697" w:rsidP="005653CD">
      <w:pPr>
        <w:spacing w:line="360" w:lineRule="auto"/>
        <w:ind w:left="2880"/>
        <w:rPr>
          <w:rFonts w:ascii="Times New Roman" w:hAnsi="Times New Roman" w:cs="Times New Roman"/>
          <w:sz w:val="24"/>
          <w:szCs w:val="24"/>
        </w:rPr>
      </w:pPr>
      <w:r w:rsidRPr="003274C2">
        <w:rPr>
          <w:rFonts w:ascii="Times New Roman" w:hAnsi="Times New Roman" w:cs="Times New Roman"/>
          <w:sz w:val="24"/>
          <w:szCs w:val="24"/>
        </w:rPr>
        <w:t xml:space="preserve">Due Date: </w:t>
      </w:r>
      <w:r w:rsidR="001B38B6">
        <w:rPr>
          <w:rFonts w:ascii="Times New Roman" w:hAnsi="Times New Roman" w:cs="Times New Roman"/>
          <w:sz w:val="24"/>
          <w:szCs w:val="24"/>
        </w:rPr>
        <w:t>17 July</w:t>
      </w:r>
      <w:r w:rsidR="00DB5E27">
        <w:rPr>
          <w:rFonts w:ascii="Times New Roman" w:hAnsi="Times New Roman" w:cs="Times New Roman"/>
          <w:sz w:val="24"/>
          <w:szCs w:val="24"/>
        </w:rPr>
        <w:t xml:space="preserve"> 2020</w:t>
      </w:r>
    </w:p>
    <w:sdt>
      <w:sdtPr>
        <w:rPr>
          <w:rFonts w:asciiTheme="minorHAnsi" w:eastAsiaTheme="minorHAnsi" w:hAnsiTheme="minorHAnsi" w:cstheme="minorBidi"/>
          <w:color w:val="auto"/>
          <w:sz w:val="22"/>
          <w:szCs w:val="22"/>
          <w:lang w:val="en-ZA"/>
        </w:rPr>
        <w:id w:val="-548765105"/>
        <w:docPartObj>
          <w:docPartGallery w:val="Table of Contents"/>
          <w:docPartUnique/>
        </w:docPartObj>
      </w:sdtPr>
      <w:sdtEndPr/>
      <w:sdtContent>
        <w:p w14:paraId="0E1D948E" w14:textId="77777777" w:rsidR="001B38B6" w:rsidRPr="00E002F9" w:rsidRDefault="001B38B6" w:rsidP="001B38B6">
          <w:pPr>
            <w:pStyle w:val="TOCHeading"/>
            <w:rPr>
              <w:sz w:val="56"/>
            </w:rPr>
          </w:pPr>
          <w:r w:rsidRPr="00E002F9">
            <w:rPr>
              <w:sz w:val="56"/>
            </w:rPr>
            <w:t>Table of Contents</w:t>
          </w:r>
        </w:p>
        <w:p w14:paraId="1FD8BDF1" w14:textId="77777777" w:rsidR="001B38B6" w:rsidRPr="00FA5899" w:rsidRDefault="001B38B6" w:rsidP="001B38B6">
          <w:pPr>
            <w:rPr>
              <w:lang w:val="en-US"/>
            </w:rPr>
          </w:pPr>
        </w:p>
        <w:p w14:paraId="58FB7C6C" w14:textId="77777777" w:rsidR="001B38B6" w:rsidRDefault="00784AB5" w:rsidP="001B38B6">
          <w:pPr>
            <w:pStyle w:val="TOC1"/>
            <w:rPr>
              <w:b/>
              <w:bCs/>
            </w:rPr>
          </w:pPr>
          <w:r>
            <w:rPr>
              <w:b/>
              <w:bCs/>
            </w:rPr>
            <w:t>Key words</w:t>
          </w:r>
          <w:r w:rsidR="001B38B6">
            <w:ptab w:relativeTo="margin" w:alignment="right" w:leader="dot"/>
          </w:r>
          <w:r w:rsidR="001B38B6">
            <w:rPr>
              <w:b/>
              <w:bCs/>
            </w:rPr>
            <w:t>3</w:t>
          </w:r>
        </w:p>
        <w:p w14:paraId="42E12C14" w14:textId="77777777" w:rsidR="001B38B6" w:rsidRDefault="001B38B6" w:rsidP="001B38B6">
          <w:pPr>
            <w:pStyle w:val="TOC1"/>
            <w:rPr>
              <w:b/>
              <w:bCs/>
            </w:rPr>
          </w:pPr>
          <w:r>
            <w:rPr>
              <w:b/>
              <w:bCs/>
            </w:rPr>
            <w:t>Introduction</w:t>
          </w:r>
          <w:r>
            <w:ptab w:relativeTo="margin" w:alignment="right" w:leader="dot"/>
          </w:r>
          <w:r w:rsidR="000621A0">
            <w:rPr>
              <w:b/>
              <w:bCs/>
            </w:rPr>
            <w:t>3</w:t>
          </w:r>
        </w:p>
        <w:p w14:paraId="5364C3DF" w14:textId="77777777" w:rsidR="001B38B6" w:rsidRPr="008D6884" w:rsidRDefault="001B38B6" w:rsidP="008D6884">
          <w:pPr>
            <w:pStyle w:val="TOC2"/>
          </w:pPr>
          <w:r w:rsidRPr="008D6884">
            <w:t>Social Media</w:t>
          </w:r>
          <w:r w:rsidRPr="008D6884">
            <w:ptab w:relativeTo="margin" w:alignment="right" w:leader="dot"/>
          </w:r>
          <w:r w:rsidR="003077FB" w:rsidRPr="008D6884">
            <w:t>3</w:t>
          </w:r>
        </w:p>
        <w:p w14:paraId="5BBB1C39" w14:textId="77777777" w:rsidR="001B38B6" w:rsidRPr="008D6884" w:rsidRDefault="001B38B6" w:rsidP="008D6884">
          <w:pPr>
            <w:pStyle w:val="TOC3"/>
          </w:pPr>
          <w:r w:rsidRPr="008D6884">
            <w:t>The role of social media in the rise of fake news</w:t>
          </w:r>
          <w:r w:rsidRPr="008D6884">
            <w:ptab w:relativeTo="margin" w:alignment="right" w:leader="dot"/>
          </w:r>
          <w:r w:rsidR="00B74EC8" w:rsidRPr="008D6884">
            <w:t>3</w:t>
          </w:r>
        </w:p>
        <w:p w14:paraId="3436AB39" w14:textId="77777777" w:rsidR="001B38B6" w:rsidRPr="00DB0C96" w:rsidRDefault="001B38B6" w:rsidP="001B38B6">
          <w:pPr>
            <w:rPr>
              <w:lang w:val="en-US"/>
            </w:rPr>
          </w:pPr>
        </w:p>
        <w:p w14:paraId="30536E7E" w14:textId="77777777" w:rsidR="001B38B6" w:rsidRPr="008D6884" w:rsidRDefault="00B74EC8" w:rsidP="008D6884">
          <w:pPr>
            <w:pStyle w:val="TOC2"/>
            <w:ind w:left="0"/>
            <w:rPr>
              <w:b/>
            </w:rPr>
          </w:pPr>
          <w:r w:rsidRPr="008D6884">
            <w:rPr>
              <w:b/>
            </w:rPr>
            <w:t>Literature Review</w:t>
          </w:r>
          <w:r w:rsidR="001B38B6" w:rsidRPr="008D6884">
            <w:rPr>
              <w:b/>
            </w:rPr>
            <w:ptab w:relativeTo="margin" w:alignment="right" w:leader="dot"/>
          </w:r>
          <w:r w:rsidR="003077FB" w:rsidRPr="008D6884">
            <w:rPr>
              <w:b/>
            </w:rPr>
            <w:t>4</w:t>
          </w:r>
        </w:p>
        <w:p w14:paraId="0BC2A7E0" w14:textId="77777777" w:rsidR="001B38B6" w:rsidRPr="008D6884" w:rsidRDefault="003077FB" w:rsidP="008D6884">
          <w:pPr>
            <w:pStyle w:val="TOC3"/>
            <w:ind w:firstLine="0"/>
            <w:rPr>
              <w:b/>
            </w:rPr>
          </w:pPr>
          <w:r w:rsidRPr="008D6884">
            <w:rPr>
              <w:b/>
            </w:rPr>
            <w:t>Problem Statement</w:t>
          </w:r>
          <w:r w:rsidR="001B38B6" w:rsidRPr="008D6884">
            <w:rPr>
              <w:b/>
            </w:rPr>
            <w:ptab w:relativeTo="margin" w:alignment="right" w:leader="dot"/>
          </w:r>
          <w:r w:rsidRPr="008D6884">
            <w:rPr>
              <w:b/>
            </w:rPr>
            <w:t>4-5</w:t>
          </w:r>
        </w:p>
        <w:p w14:paraId="45AEF685" w14:textId="77777777" w:rsidR="004D4BC6" w:rsidRPr="004D4BC6" w:rsidRDefault="003077FB" w:rsidP="0092189E">
          <w:pPr>
            <w:pStyle w:val="TOC2"/>
          </w:pPr>
          <w:r>
            <w:t>How does fake news spread on social Media?</w:t>
          </w:r>
          <w:r w:rsidR="001B38B6">
            <w:ptab w:relativeTo="margin" w:alignment="right" w:leader="dot"/>
          </w:r>
          <w:r w:rsidR="008D6884">
            <w:t>4-5</w:t>
          </w:r>
        </w:p>
        <w:p w14:paraId="6434245B" w14:textId="77777777" w:rsidR="001B38B6" w:rsidRPr="008D6884" w:rsidRDefault="008D6884" w:rsidP="008D6884">
          <w:pPr>
            <w:pStyle w:val="TOC3"/>
            <w:ind w:firstLine="0"/>
            <w:rPr>
              <w:b/>
            </w:rPr>
          </w:pPr>
          <w:r w:rsidRPr="008D6884">
            <w:rPr>
              <w:b/>
            </w:rPr>
            <w:t>Research Objectives</w:t>
          </w:r>
          <w:r w:rsidR="001B38B6" w:rsidRPr="008D6884">
            <w:rPr>
              <w:b/>
            </w:rPr>
            <w:ptab w:relativeTo="margin" w:alignment="right" w:leader="dot"/>
          </w:r>
          <w:r>
            <w:rPr>
              <w:b/>
            </w:rPr>
            <w:t>5</w:t>
          </w:r>
        </w:p>
        <w:p w14:paraId="3F63A14F" w14:textId="77777777" w:rsidR="001B38B6" w:rsidRDefault="008D6884" w:rsidP="008D6884">
          <w:pPr>
            <w:pStyle w:val="TOC2"/>
          </w:pPr>
          <w:r w:rsidRPr="008D6884">
            <w:t>What innovative plan to be implemented</w:t>
          </w:r>
          <w:r w:rsidR="004B1D3F">
            <w:t xml:space="preserve"> to limit this</w:t>
          </w:r>
          <w:r w:rsidRPr="008D6884">
            <w:t>?</w:t>
          </w:r>
          <w:r w:rsidR="001B38B6">
            <w:ptab w:relativeTo="margin" w:alignment="right" w:leader="dot"/>
          </w:r>
          <w:r>
            <w:t>5</w:t>
          </w:r>
        </w:p>
        <w:p w14:paraId="6C301CE7" w14:textId="77777777" w:rsidR="001B38B6" w:rsidRDefault="004B1D3F" w:rsidP="001B38B6">
          <w:pPr>
            <w:rPr>
              <w:b/>
            </w:rPr>
          </w:pPr>
          <w:r w:rsidRPr="008D6884">
            <w:rPr>
              <w:b/>
            </w:rPr>
            <w:t xml:space="preserve">Research </w:t>
          </w:r>
          <w:r>
            <w:rPr>
              <w:b/>
            </w:rPr>
            <w:t>Methods</w:t>
          </w:r>
          <w:r w:rsidRPr="008D6884">
            <w:rPr>
              <w:b/>
            </w:rPr>
            <w:ptab w:relativeTo="margin" w:alignment="right" w:leader="dot"/>
          </w:r>
          <w:r>
            <w:rPr>
              <w:b/>
            </w:rPr>
            <w:t>5</w:t>
          </w:r>
          <w:r w:rsidR="004D4BC6">
            <w:rPr>
              <w:b/>
            </w:rPr>
            <w:t>-6</w:t>
          </w:r>
        </w:p>
        <w:p w14:paraId="0CD1B585" w14:textId="77777777" w:rsidR="00C94AD7" w:rsidRPr="00DB0C96" w:rsidRDefault="00C94AD7" w:rsidP="001B38B6">
          <w:pPr>
            <w:rPr>
              <w:lang w:val="en-US"/>
            </w:rPr>
          </w:pPr>
          <w:r w:rsidRPr="008D6884">
            <w:rPr>
              <w:b/>
            </w:rPr>
            <w:t xml:space="preserve">Research </w:t>
          </w:r>
          <w:r>
            <w:rPr>
              <w:b/>
            </w:rPr>
            <w:t>Ethics</w:t>
          </w:r>
          <w:r w:rsidRPr="008D6884">
            <w:rPr>
              <w:b/>
            </w:rPr>
            <w:ptab w:relativeTo="margin" w:alignment="right" w:leader="dot"/>
          </w:r>
          <w:r>
            <w:rPr>
              <w:b/>
            </w:rPr>
            <w:t>6</w:t>
          </w:r>
        </w:p>
        <w:p w14:paraId="642D5C7F" w14:textId="77777777" w:rsidR="001B38B6" w:rsidRPr="00FA5899" w:rsidRDefault="00C94AD7" w:rsidP="001B38B6">
          <w:pPr>
            <w:pStyle w:val="TOC1"/>
            <w:rPr>
              <w:b/>
              <w:bCs/>
            </w:rPr>
          </w:pPr>
          <w:r>
            <w:rPr>
              <w:b/>
              <w:bCs/>
            </w:rPr>
            <w:t>Budget a</w:t>
          </w:r>
          <w:r w:rsidR="001B38B6">
            <w:rPr>
              <w:b/>
              <w:bCs/>
            </w:rPr>
            <w:t>n</w:t>
          </w:r>
          <w:r>
            <w:rPr>
              <w:b/>
              <w:bCs/>
            </w:rPr>
            <w:t>d Timeline</w:t>
          </w:r>
          <w:r w:rsidR="001B38B6">
            <w:ptab w:relativeTo="margin" w:alignment="right" w:leader="dot"/>
          </w:r>
          <w:r>
            <w:rPr>
              <w:b/>
              <w:bCs/>
            </w:rPr>
            <w:t>6</w:t>
          </w:r>
        </w:p>
        <w:p w14:paraId="3B426248" w14:textId="77777777" w:rsidR="001B38B6" w:rsidRPr="00E002F9" w:rsidRDefault="001B38B6" w:rsidP="001B38B6">
          <w:pPr>
            <w:pStyle w:val="TOC1"/>
            <w:rPr>
              <w:b/>
              <w:bCs/>
            </w:rPr>
          </w:pPr>
          <w:r>
            <w:rPr>
              <w:b/>
              <w:bCs/>
            </w:rPr>
            <w:t>Reference</w:t>
          </w:r>
          <w:r>
            <w:ptab w:relativeTo="margin" w:alignment="right" w:leader="dot"/>
          </w:r>
          <w:r w:rsidR="00F621E2">
            <w:rPr>
              <w:b/>
              <w:bCs/>
            </w:rPr>
            <w:t>7</w:t>
          </w:r>
        </w:p>
        <w:p w14:paraId="7CC13E71" w14:textId="77777777" w:rsidR="001B38B6" w:rsidRDefault="00F3205E" w:rsidP="001B38B6"/>
      </w:sdtContent>
    </w:sdt>
    <w:p w14:paraId="1C857089" w14:textId="77777777" w:rsidR="003D43D2" w:rsidRDefault="003D43D2" w:rsidP="00E92EA3">
      <w:pPr>
        <w:spacing w:line="360" w:lineRule="auto"/>
        <w:rPr>
          <w:rFonts w:ascii="Arial" w:hAnsi="Arial" w:cs="Arial"/>
          <w:sz w:val="24"/>
          <w:u w:val="single"/>
        </w:rPr>
      </w:pPr>
    </w:p>
    <w:p w14:paraId="463AF86F" w14:textId="77777777" w:rsidR="001B38B6" w:rsidRDefault="001B38B6" w:rsidP="00E92EA3">
      <w:pPr>
        <w:spacing w:line="360" w:lineRule="auto"/>
        <w:rPr>
          <w:rFonts w:ascii="Arial" w:hAnsi="Arial" w:cs="Arial"/>
          <w:sz w:val="24"/>
          <w:u w:val="single"/>
        </w:rPr>
      </w:pPr>
    </w:p>
    <w:p w14:paraId="5F598ACC" w14:textId="77777777" w:rsidR="001B38B6" w:rsidRDefault="001B38B6" w:rsidP="00E92EA3">
      <w:pPr>
        <w:spacing w:line="360" w:lineRule="auto"/>
        <w:rPr>
          <w:rFonts w:ascii="Arial" w:hAnsi="Arial" w:cs="Arial"/>
          <w:sz w:val="24"/>
          <w:u w:val="single"/>
        </w:rPr>
      </w:pPr>
    </w:p>
    <w:p w14:paraId="092E9119" w14:textId="77777777" w:rsidR="001B38B6" w:rsidRDefault="001B38B6" w:rsidP="00E92EA3">
      <w:pPr>
        <w:spacing w:line="360" w:lineRule="auto"/>
        <w:rPr>
          <w:rFonts w:ascii="Arial" w:hAnsi="Arial" w:cs="Arial"/>
          <w:sz w:val="24"/>
          <w:u w:val="single"/>
        </w:rPr>
      </w:pPr>
    </w:p>
    <w:p w14:paraId="5A812F84" w14:textId="77777777" w:rsidR="001B38B6" w:rsidRDefault="001B38B6" w:rsidP="00E92EA3">
      <w:pPr>
        <w:spacing w:line="360" w:lineRule="auto"/>
        <w:rPr>
          <w:rFonts w:ascii="Arial" w:hAnsi="Arial" w:cs="Arial"/>
          <w:sz w:val="24"/>
          <w:u w:val="single"/>
        </w:rPr>
      </w:pPr>
    </w:p>
    <w:p w14:paraId="2908C714" w14:textId="77777777" w:rsidR="001B38B6" w:rsidRDefault="001B38B6" w:rsidP="00E92EA3">
      <w:pPr>
        <w:spacing w:line="360" w:lineRule="auto"/>
        <w:rPr>
          <w:rFonts w:ascii="Arial" w:hAnsi="Arial" w:cs="Arial"/>
          <w:sz w:val="24"/>
          <w:u w:val="single"/>
        </w:rPr>
      </w:pPr>
    </w:p>
    <w:p w14:paraId="50CA01DD" w14:textId="77777777" w:rsidR="001B38B6" w:rsidRDefault="001B38B6" w:rsidP="00E92EA3">
      <w:pPr>
        <w:spacing w:line="360" w:lineRule="auto"/>
        <w:rPr>
          <w:rFonts w:ascii="Arial" w:hAnsi="Arial" w:cs="Arial"/>
          <w:sz w:val="24"/>
          <w:u w:val="single"/>
        </w:rPr>
      </w:pPr>
    </w:p>
    <w:p w14:paraId="70B64C94" w14:textId="77777777" w:rsidR="001B38B6" w:rsidRDefault="001B38B6" w:rsidP="00E92EA3">
      <w:pPr>
        <w:spacing w:line="360" w:lineRule="auto"/>
        <w:rPr>
          <w:rFonts w:ascii="Arial" w:hAnsi="Arial" w:cs="Arial"/>
          <w:sz w:val="24"/>
          <w:u w:val="single"/>
        </w:rPr>
      </w:pPr>
    </w:p>
    <w:p w14:paraId="1CA4CD0B" w14:textId="77777777" w:rsidR="001B38B6" w:rsidRDefault="001B38B6" w:rsidP="00E92EA3">
      <w:pPr>
        <w:spacing w:line="360" w:lineRule="auto"/>
        <w:rPr>
          <w:rFonts w:ascii="Arial" w:hAnsi="Arial" w:cs="Arial"/>
          <w:sz w:val="24"/>
          <w:u w:val="single"/>
        </w:rPr>
      </w:pPr>
    </w:p>
    <w:p w14:paraId="795ADB76" w14:textId="77777777" w:rsidR="001B38B6" w:rsidRDefault="001B38B6" w:rsidP="00E92EA3">
      <w:pPr>
        <w:spacing w:line="360" w:lineRule="auto"/>
        <w:rPr>
          <w:rFonts w:ascii="Arial" w:hAnsi="Arial" w:cs="Arial"/>
          <w:sz w:val="24"/>
          <w:u w:val="single"/>
        </w:rPr>
      </w:pPr>
    </w:p>
    <w:p w14:paraId="2DA22E1C" w14:textId="77777777" w:rsidR="001B38B6" w:rsidRDefault="001B38B6" w:rsidP="00E92EA3">
      <w:pPr>
        <w:spacing w:line="360" w:lineRule="auto"/>
        <w:rPr>
          <w:rFonts w:ascii="Arial" w:hAnsi="Arial" w:cs="Arial"/>
          <w:sz w:val="24"/>
          <w:u w:val="single"/>
        </w:rPr>
      </w:pPr>
    </w:p>
    <w:p w14:paraId="41CFC5E8" w14:textId="77777777" w:rsidR="00FB4153" w:rsidRDefault="00FB4153" w:rsidP="00E92EA3">
      <w:pPr>
        <w:spacing w:line="360" w:lineRule="auto"/>
        <w:rPr>
          <w:rFonts w:ascii="Arial" w:hAnsi="Arial" w:cs="Arial"/>
          <w:sz w:val="24"/>
          <w:u w:val="single"/>
        </w:rPr>
      </w:pPr>
    </w:p>
    <w:p w14:paraId="5AE83809" w14:textId="77777777" w:rsidR="00784AB5" w:rsidRPr="00FB4153" w:rsidRDefault="00784AB5" w:rsidP="00784AB5">
      <w:pPr>
        <w:rPr>
          <w:rFonts w:ascii="Arial" w:hAnsi="Arial" w:cs="Arial"/>
          <w:b/>
          <w:bCs/>
          <w:sz w:val="32"/>
          <w:szCs w:val="24"/>
          <w:u w:val="single"/>
        </w:rPr>
      </w:pPr>
      <w:r w:rsidRPr="00FB4153">
        <w:rPr>
          <w:rFonts w:ascii="Arial" w:hAnsi="Arial" w:cs="Arial"/>
          <w:b/>
          <w:bCs/>
          <w:sz w:val="32"/>
          <w:szCs w:val="24"/>
          <w:u w:val="single"/>
        </w:rPr>
        <w:lastRenderedPageBreak/>
        <w:t xml:space="preserve">Key words   </w:t>
      </w:r>
    </w:p>
    <w:p w14:paraId="19BA9A8C" w14:textId="77777777" w:rsidR="00784AB5" w:rsidRPr="00784AB5" w:rsidRDefault="00784AB5" w:rsidP="00784AB5">
      <w:pPr>
        <w:rPr>
          <w:rFonts w:ascii="Arial" w:hAnsi="Arial" w:cs="Arial"/>
          <w:sz w:val="24"/>
          <w:szCs w:val="24"/>
        </w:rPr>
      </w:pPr>
      <w:r w:rsidRPr="00784AB5">
        <w:rPr>
          <w:rFonts w:ascii="Arial" w:hAnsi="Arial" w:cs="Arial"/>
          <w:sz w:val="24"/>
          <w:szCs w:val="24"/>
        </w:rPr>
        <w:t>Fake news, Misinformation</w:t>
      </w:r>
      <w:r w:rsidR="00E562EA">
        <w:rPr>
          <w:rFonts w:ascii="Arial" w:hAnsi="Arial" w:cs="Arial"/>
          <w:sz w:val="24"/>
          <w:szCs w:val="24"/>
        </w:rPr>
        <w:t>,</w:t>
      </w:r>
      <w:r w:rsidRPr="00784AB5">
        <w:rPr>
          <w:rFonts w:ascii="Arial" w:hAnsi="Arial" w:cs="Arial"/>
          <w:sz w:val="24"/>
          <w:szCs w:val="24"/>
        </w:rPr>
        <w:t xml:space="preserve"> Social media</w:t>
      </w:r>
      <w:r w:rsidR="0092189E">
        <w:rPr>
          <w:rFonts w:ascii="Arial" w:hAnsi="Arial" w:cs="Arial"/>
          <w:sz w:val="24"/>
          <w:szCs w:val="24"/>
        </w:rPr>
        <w:t>, Sample</w:t>
      </w:r>
      <w:r w:rsidR="00B23C9E">
        <w:rPr>
          <w:rFonts w:ascii="Arial" w:hAnsi="Arial" w:cs="Arial"/>
          <w:sz w:val="24"/>
          <w:szCs w:val="24"/>
        </w:rPr>
        <w:t xml:space="preserve">, </w:t>
      </w:r>
      <w:r w:rsidR="00FB4153">
        <w:rPr>
          <w:rFonts w:ascii="Arial" w:hAnsi="Arial" w:cs="Arial"/>
          <w:sz w:val="24"/>
          <w:szCs w:val="24"/>
        </w:rPr>
        <w:t>Implementation</w:t>
      </w:r>
    </w:p>
    <w:p w14:paraId="26C7A834" w14:textId="77777777" w:rsidR="00784AB5" w:rsidRPr="00FB4153" w:rsidRDefault="001B38B6" w:rsidP="00784AB5">
      <w:pPr>
        <w:spacing w:line="360" w:lineRule="auto"/>
        <w:rPr>
          <w:rFonts w:ascii="Arial" w:hAnsi="Arial" w:cs="Arial"/>
          <w:b/>
          <w:sz w:val="32"/>
          <w:szCs w:val="24"/>
          <w:u w:val="single"/>
        </w:rPr>
      </w:pPr>
      <w:r w:rsidRPr="00FB4153">
        <w:rPr>
          <w:rFonts w:ascii="Arial" w:hAnsi="Arial" w:cs="Arial"/>
          <w:b/>
          <w:sz w:val="32"/>
          <w:szCs w:val="24"/>
          <w:u w:val="single"/>
        </w:rPr>
        <w:t>Introduction</w:t>
      </w:r>
    </w:p>
    <w:p w14:paraId="548CA755" w14:textId="77777777" w:rsidR="00E562EA" w:rsidRPr="00E562EA" w:rsidRDefault="00E562EA" w:rsidP="00E562EA">
      <w:pPr>
        <w:spacing w:line="360" w:lineRule="auto"/>
        <w:rPr>
          <w:rFonts w:ascii="Arial" w:hAnsi="Arial" w:cs="Arial"/>
          <w:sz w:val="24"/>
          <w:szCs w:val="24"/>
        </w:rPr>
      </w:pPr>
      <w:r w:rsidRPr="00E562EA">
        <w:rPr>
          <w:rFonts w:ascii="Arial" w:hAnsi="Arial" w:cs="Arial"/>
          <w:color w:val="000000"/>
          <w:sz w:val="24"/>
          <w:szCs w:val="24"/>
          <w:shd w:val="clear" w:color="auto" w:fill="FFFFFF"/>
        </w:rPr>
        <w:t>(Explained: What is Fake news? | Social Media, 2020)</w:t>
      </w:r>
      <w:r w:rsidRPr="00E562EA">
        <w:rPr>
          <w:rFonts w:ascii="Arial" w:hAnsi="Arial" w:cs="Arial"/>
          <w:sz w:val="24"/>
          <w:szCs w:val="24"/>
        </w:rPr>
        <w:t xml:space="preserve"> states that false information is not new, however it has become a hot topic since 2017. It continues</w:t>
      </w:r>
      <w:r>
        <w:rPr>
          <w:rFonts w:ascii="Arial" w:hAnsi="Arial" w:cs="Arial"/>
          <w:sz w:val="24"/>
          <w:szCs w:val="24"/>
        </w:rPr>
        <w:t xml:space="preserve"> to</w:t>
      </w:r>
      <w:r w:rsidRPr="00E562EA">
        <w:rPr>
          <w:rFonts w:ascii="Arial" w:hAnsi="Arial" w:cs="Arial"/>
          <w:sz w:val="24"/>
          <w:szCs w:val="24"/>
        </w:rPr>
        <w:t xml:space="preserve"> </w:t>
      </w:r>
      <w:r>
        <w:rPr>
          <w:rFonts w:ascii="Arial" w:hAnsi="Arial" w:cs="Arial"/>
          <w:sz w:val="24"/>
          <w:szCs w:val="24"/>
        </w:rPr>
        <w:t>explain</w:t>
      </w:r>
      <w:r w:rsidRPr="00E562EA">
        <w:rPr>
          <w:rFonts w:ascii="Arial" w:hAnsi="Arial" w:cs="Arial"/>
          <w:sz w:val="24"/>
          <w:szCs w:val="24"/>
        </w:rPr>
        <w:t xml:space="preserve"> fake news as </w:t>
      </w:r>
      <w:r w:rsidR="00B74EC8">
        <w:rPr>
          <w:rFonts w:ascii="Arial" w:hAnsi="Arial" w:cs="Arial"/>
          <w:sz w:val="24"/>
          <w:szCs w:val="24"/>
        </w:rPr>
        <w:t>“</w:t>
      </w:r>
      <w:r w:rsidRPr="00E562EA">
        <w:rPr>
          <w:rFonts w:ascii="Arial" w:hAnsi="Arial" w:cs="Arial"/>
          <w:sz w:val="24"/>
          <w:szCs w:val="24"/>
        </w:rPr>
        <w:t>stories or hoaxes created to deliberatel</w:t>
      </w:r>
      <w:r w:rsidR="00B74EC8">
        <w:rPr>
          <w:rFonts w:ascii="Arial" w:hAnsi="Arial" w:cs="Arial"/>
          <w:sz w:val="24"/>
          <w:szCs w:val="24"/>
        </w:rPr>
        <w:t>y misinform or deceive readers</w:t>
      </w:r>
      <w:r w:rsidR="00200781">
        <w:rPr>
          <w:rFonts w:ascii="Arial" w:hAnsi="Arial" w:cs="Arial"/>
          <w:sz w:val="24"/>
          <w:szCs w:val="24"/>
        </w:rPr>
        <w:t xml:space="preserve">”. </w:t>
      </w:r>
      <w:r w:rsidRPr="00E562EA">
        <w:rPr>
          <w:rFonts w:ascii="Arial" w:hAnsi="Arial" w:cs="Arial"/>
          <w:sz w:val="24"/>
          <w:szCs w:val="24"/>
        </w:rPr>
        <w:t>Usually these stories are created to either influence people’s views, push political agenda or cause confusion and can often be a profitable business from online publishers. Traditionally we got our news from trusted sources, journalists and media outlets that required to follow strict codes of practice. However, the internet has enabled a whole new way to publish, share and consume information and news with very little regulations or editorial standards.</w:t>
      </w:r>
    </w:p>
    <w:p w14:paraId="32FC5CEB" w14:textId="77777777" w:rsidR="00E562EA" w:rsidRPr="00E562EA" w:rsidRDefault="00E562EA" w:rsidP="00E562EA">
      <w:pPr>
        <w:spacing w:line="360" w:lineRule="auto"/>
        <w:rPr>
          <w:rFonts w:ascii="Arial" w:hAnsi="Arial" w:cs="Arial"/>
          <w:sz w:val="24"/>
          <w:szCs w:val="24"/>
        </w:rPr>
      </w:pPr>
      <w:r w:rsidRPr="00E562EA">
        <w:rPr>
          <w:rFonts w:ascii="Arial" w:hAnsi="Arial" w:cs="Arial"/>
          <w:sz w:val="24"/>
          <w:szCs w:val="24"/>
        </w:rPr>
        <w:t xml:space="preserve">Many people now get news from social media </w:t>
      </w:r>
      <w:r>
        <w:rPr>
          <w:rFonts w:ascii="Arial" w:hAnsi="Arial" w:cs="Arial"/>
          <w:sz w:val="24"/>
          <w:szCs w:val="24"/>
        </w:rPr>
        <w:t>platforms</w:t>
      </w:r>
      <w:r w:rsidRPr="00E562EA">
        <w:rPr>
          <w:rFonts w:ascii="Arial" w:hAnsi="Arial" w:cs="Arial"/>
          <w:sz w:val="24"/>
          <w:szCs w:val="24"/>
        </w:rPr>
        <w:t xml:space="preserve"> which </w:t>
      </w:r>
      <w:r>
        <w:rPr>
          <w:rFonts w:ascii="Arial" w:hAnsi="Arial" w:cs="Arial"/>
          <w:sz w:val="24"/>
          <w:szCs w:val="24"/>
        </w:rPr>
        <w:t xml:space="preserve">makes </w:t>
      </w:r>
      <w:r w:rsidRPr="00E562EA">
        <w:rPr>
          <w:rFonts w:ascii="Arial" w:hAnsi="Arial" w:cs="Arial"/>
          <w:sz w:val="24"/>
          <w:szCs w:val="24"/>
        </w:rPr>
        <w:t xml:space="preserve">it difficult to tell whether stories are trustworthy or not. </w:t>
      </w:r>
      <w:r w:rsidRPr="00FF6495">
        <w:rPr>
          <w:rFonts w:ascii="Arial" w:hAnsi="Arial" w:cs="Arial"/>
          <w:color w:val="000000"/>
          <w:sz w:val="24"/>
          <w:szCs w:val="24"/>
          <w:highlight w:val="yellow"/>
          <w:shd w:val="clear" w:color="auto" w:fill="FFFFFF"/>
          <w:rPrChange w:id="1" w:author="Lynn Coleman" w:date="2020-08-11T09:37:00Z">
            <w:rPr>
              <w:rFonts w:ascii="Arial" w:hAnsi="Arial" w:cs="Arial"/>
              <w:color w:val="000000"/>
              <w:sz w:val="24"/>
              <w:szCs w:val="24"/>
              <w:shd w:val="clear" w:color="auto" w:fill="FFFFFF"/>
            </w:rPr>
          </w:rPrChange>
        </w:rPr>
        <w:t>(Fake news, 2020)</w:t>
      </w:r>
      <w:r w:rsidRPr="00E562EA">
        <w:rPr>
          <w:rFonts w:ascii="Arial" w:hAnsi="Arial" w:cs="Arial"/>
          <w:sz w:val="24"/>
          <w:szCs w:val="24"/>
        </w:rPr>
        <w:t xml:space="preserve"> explains</w:t>
      </w:r>
      <w:r>
        <w:rPr>
          <w:rFonts w:ascii="Arial" w:hAnsi="Arial" w:cs="Arial"/>
          <w:sz w:val="24"/>
          <w:szCs w:val="24"/>
        </w:rPr>
        <w:t xml:space="preserve"> s</w:t>
      </w:r>
      <w:r w:rsidRPr="00E562EA">
        <w:rPr>
          <w:rFonts w:ascii="Arial" w:hAnsi="Arial" w:cs="Arial"/>
          <w:sz w:val="24"/>
          <w:szCs w:val="24"/>
        </w:rPr>
        <w:t>ocial media as an interactive computer-mediated technology that facilitates the creation and sharing of information</w:t>
      </w:r>
      <w:r w:rsidR="00B74EC8">
        <w:rPr>
          <w:rFonts w:ascii="Arial" w:hAnsi="Arial" w:cs="Arial"/>
          <w:sz w:val="24"/>
          <w:szCs w:val="24"/>
        </w:rPr>
        <w:t>...</w:t>
      </w:r>
      <w:r w:rsidRPr="00E562EA">
        <w:rPr>
          <w:rFonts w:ascii="Arial" w:hAnsi="Arial" w:cs="Arial"/>
          <w:sz w:val="24"/>
          <w:szCs w:val="24"/>
        </w:rPr>
        <w:t xml:space="preserve"> via virtual communities and networks. On a daily basis or at least most of the time we use social media to acquire information. Examples of social media platforms include WhatsApp, </w:t>
      </w:r>
      <w:r w:rsidR="005C0805">
        <w:rPr>
          <w:rFonts w:ascii="Arial" w:hAnsi="Arial" w:cs="Arial"/>
          <w:sz w:val="24"/>
          <w:szCs w:val="24"/>
        </w:rPr>
        <w:t>Facebook, YouTube, Twitter</w:t>
      </w:r>
      <w:r w:rsidRPr="00E562EA">
        <w:rPr>
          <w:rFonts w:ascii="Arial" w:hAnsi="Arial" w:cs="Arial"/>
          <w:sz w:val="24"/>
          <w:szCs w:val="24"/>
        </w:rPr>
        <w:t>, Instagram, etc.</w:t>
      </w:r>
    </w:p>
    <w:p w14:paraId="16857293" w14:textId="77777777" w:rsidR="00E562EA" w:rsidRPr="00E562EA" w:rsidRDefault="00B74EC8" w:rsidP="00E562EA">
      <w:pPr>
        <w:spacing w:line="360" w:lineRule="auto"/>
        <w:rPr>
          <w:rFonts w:ascii="Arial" w:hAnsi="Arial" w:cs="Arial"/>
          <w:sz w:val="24"/>
          <w:szCs w:val="24"/>
        </w:rPr>
      </w:pPr>
      <w:r>
        <w:rPr>
          <w:rFonts w:ascii="Arial" w:hAnsi="Arial" w:cs="Arial"/>
          <w:sz w:val="24"/>
          <w:szCs w:val="24"/>
        </w:rPr>
        <w:t xml:space="preserve">While </w:t>
      </w:r>
      <w:r w:rsidR="005C0805">
        <w:rPr>
          <w:rFonts w:ascii="Arial" w:hAnsi="Arial" w:cs="Arial"/>
          <w:sz w:val="24"/>
          <w:szCs w:val="24"/>
        </w:rPr>
        <w:t>on</w:t>
      </w:r>
      <w:r w:rsidR="00E562EA" w:rsidRPr="00E562EA">
        <w:rPr>
          <w:rFonts w:ascii="Arial" w:hAnsi="Arial" w:cs="Arial"/>
          <w:sz w:val="24"/>
          <w:szCs w:val="24"/>
        </w:rPr>
        <w:t xml:space="preserve"> these social media platforms, we often lose focus on </w:t>
      </w:r>
      <w:r>
        <w:rPr>
          <w:rFonts w:ascii="Arial" w:hAnsi="Arial" w:cs="Arial"/>
          <w:sz w:val="24"/>
          <w:szCs w:val="24"/>
        </w:rPr>
        <w:t>our primary reasons to why we use them</w:t>
      </w:r>
      <w:r w:rsidR="00E562EA" w:rsidRPr="00E562EA">
        <w:rPr>
          <w:rFonts w:ascii="Arial" w:hAnsi="Arial" w:cs="Arial"/>
          <w:sz w:val="24"/>
          <w:szCs w:val="24"/>
        </w:rPr>
        <w:t>. This is usually caused by the need for popularity which influences so many things, like the content shared amongst these platforms. Sensibly, people use social media to network and stay in to</w:t>
      </w:r>
      <w:r w:rsidR="005C0805">
        <w:rPr>
          <w:rFonts w:ascii="Arial" w:hAnsi="Arial" w:cs="Arial"/>
          <w:sz w:val="24"/>
          <w:szCs w:val="24"/>
        </w:rPr>
        <w:t xml:space="preserve">uch with others, </w:t>
      </w:r>
      <w:r w:rsidR="00E562EA" w:rsidRPr="00E562EA">
        <w:rPr>
          <w:rFonts w:ascii="Arial" w:hAnsi="Arial" w:cs="Arial"/>
          <w:sz w:val="24"/>
          <w:szCs w:val="24"/>
        </w:rPr>
        <w:t xml:space="preserve">updated with news and current events, entertainment and many more. </w:t>
      </w:r>
      <w:r w:rsidR="00E562EA" w:rsidRPr="00FF6495">
        <w:rPr>
          <w:rFonts w:ascii="Arial" w:hAnsi="Arial" w:cs="Arial"/>
          <w:color w:val="000000"/>
          <w:sz w:val="24"/>
          <w:szCs w:val="24"/>
          <w:highlight w:val="yellow"/>
          <w:shd w:val="clear" w:color="auto" w:fill="FFFFFF"/>
          <w:rPrChange w:id="2" w:author="Lynn Coleman" w:date="2020-08-11T09:38:00Z">
            <w:rPr>
              <w:rFonts w:ascii="Arial" w:hAnsi="Arial" w:cs="Arial"/>
              <w:color w:val="000000"/>
              <w:sz w:val="24"/>
              <w:szCs w:val="24"/>
              <w:shd w:val="clear" w:color="auto" w:fill="FFFFFF"/>
            </w:rPr>
          </w:rPrChange>
        </w:rPr>
        <w:t>(The 10 Top Reasons Why We Use Social Networks, 2020)</w:t>
      </w:r>
      <w:r w:rsidR="00E562EA" w:rsidRPr="00E562EA">
        <w:rPr>
          <w:rFonts w:ascii="Arial" w:hAnsi="Arial" w:cs="Arial"/>
          <w:sz w:val="24"/>
          <w:szCs w:val="24"/>
        </w:rPr>
        <w:t xml:space="preserve"> states: “It is very interesting how most of the top reasons are all linked to what we call ‘passive networking’ – that means users who come to social media to consume content rather than acti</w:t>
      </w:r>
      <w:r>
        <w:rPr>
          <w:rFonts w:ascii="Arial" w:hAnsi="Arial" w:cs="Arial"/>
          <w:sz w:val="24"/>
          <w:szCs w:val="24"/>
        </w:rPr>
        <w:t>vely contributing</w:t>
      </w:r>
      <w:r w:rsidR="00E562EA" w:rsidRPr="00E562EA">
        <w:rPr>
          <w:rFonts w:ascii="Arial" w:hAnsi="Arial" w:cs="Arial"/>
          <w:sz w:val="24"/>
          <w:szCs w:val="24"/>
        </w:rPr>
        <w:t xml:space="preserve">.” </w:t>
      </w:r>
      <w:ins w:id="3" w:author="Lynn Coleman" w:date="2020-08-11T09:38:00Z">
        <w:r w:rsidR="00FF6495">
          <w:rPr>
            <w:rFonts w:ascii="Arial" w:hAnsi="Arial" w:cs="Arial"/>
            <w:sz w:val="24"/>
            <w:szCs w:val="24"/>
          </w:rPr>
          <w:t xml:space="preserve">(REF) </w:t>
        </w:r>
      </w:ins>
      <w:r w:rsidR="00E562EA" w:rsidRPr="00E562EA">
        <w:rPr>
          <w:rFonts w:ascii="Arial" w:hAnsi="Arial" w:cs="Arial"/>
          <w:sz w:val="24"/>
          <w:szCs w:val="24"/>
        </w:rPr>
        <w:t xml:space="preserve">Most of the information consumed from the media is secondary, meaning that it is not the true version of the story, or at least what we believe to be </w:t>
      </w:r>
      <w:r>
        <w:rPr>
          <w:rFonts w:ascii="Arial" w:hAnsi="Arial" w:cs="Arial"/>
          <w:sz w:val="24"/>
          <w:szCs w:val="24"/>
        </w:rPr>
        <w:t>true</w:t>
      </w:r>
      <w:r w:rsidR="00E562EA" w:rsidRPr="00E562EA">
        <w:rPr>
          <w:rFonts w:ascii="Arial" w:hAnsi="Arial" w:cs="Arial"/>
          <w:sz w:val="24"/>
          <w:szCs w:val="24"/>
        </w:rPr>
        <w:t>.</w:t>
      </w:r>
    </w:p>
    <w:p w14:paraId="188924A8" w14:textId="77777777" w:rsidR="00E562EA" w:rsidRPr="00E562EA" w:rsidRDefault="00E562EA" w:rsidP="00E562EA">
      <w:pPr>
        <w:spacing w:line="360" w:lineRule="auto"/>
        <w:contextualSpacing/>
        <w:rPr>
          <w:rFonts w:ascii="Arial" w:hAnsi="Arial" w:cs="Arial"/>
          <w:sz w:val="24"/>
          <w:szCs w:val="24"/>
        </w:rPr>
      </w:pPr>
      <w:r w:rsidRPr="00E562EA">
        <w:rPr>
          <w:rFonts w:ascii="Arial" w:hAnsi="Arial" w:cs="Arial"/>
          <w:sz w:val="24"/>
          <w:szCs w:val="24"/>
        </w:rPr>
        <w:t xml:space="preserve">We are therefore researching the impact social media has in the enormous increase of fake news among CPUT </w:t>
      </w:r>
      <w:r w:rsidR="00C105AB">
        <w:rPr>
          <w:rFonts w:ascii="Arial" w:hAnsi="Arial" w:cs="Arial"/>
          <w:sz w:val="24"/>
          <w:szCs w:val="24"/>
        </w:rPr>
        <w:t>post-graduate</w:t>
      </w:r>
      <w:r w:rsidRPr="00E562EA">
        <w:rPr>
          <w:rFonts w:ascii="Arial" w:hAnsi="Arial" w:cs="Arial"/>
          <w:sz w:val="24"/>
          <w:szCs w:val="24"/>
        </w:rPr>
        <w:t xml:space="preserve"> student</w:t>
      </w:r>
      <w:r w:rsidR="003077FB">
        <w:rPr>
          <w:rFonts w:ascii="Arial" w:hAnsi="Arial" w:cs="Arial"/>
          <w:sz w:val="24"/>
          <w:szCs w:val="24"/>
        </w:rPr>
        <w:t>s</w:t>
      </w:r>
      <w:r w:rsidRPr="00E562EA">
        <w:rPr>
          <w:rFonts w:ascii="Arial" w:hAnsi="Arial" w:cs="Arial"/>
          <w:sz w:val="24"/>
          <w:szCs w:val="24"/>
        </w:rPr>
        <w:t xml:space="preserve"> in IT.</w:t>
      </w:r>
    </w:p>
    <w:p w14:paraId="604FFDCC" w14:textId="77777777" w:rsidR="000621A0" w:rsidRDefault="00FF6495" w:rsidP="00784AB5">
      <w:pPr>
        <w:spacing w:line="360" w:lineRule="auto"/>
        <w:contextualSpacing/>
        <w:rPr>
          <w:rFonts w:ascii="Arial" w:hAnsi="Arial" w:cs="Arial"/>
          <w:sz w:val="24"/>
        </w:rPr>
      </w:pPr>
      <w:ins w:id="4" w:author="Lynn Coleman" w:date="2020-08-11T09:38:00Z">
        <w:r>
          <w:rPr>
            <w:rFonts w:ascii="Arial" w:hAnsi="Arial" w:cs="Arial"/>
            <w:sz w:val="24"/>
          </w:rPr>
          <w:t>Insufficient acknowledgement of sources</w:t>
        </w:r>
      </w:ins>
    </w:p>
    <w:p w14:paraId="77C860DC" w14:textId="77777777" w:rsidR="000621A0" w:rsidRPr="00FB4153" w:rsidRDefault="000621A0" w:rsidP="000621A0">
      <w:pPr>
        <w:spacing w:line="360" w:lineRule="auto"/>
        <w:rPr>
          <w:rFonts w:ascii="Arial" w:hAnsi="Arial" w:cs="Arial"/>
          <w:b/>
          <w:sz w:val="32"/>
          <w:szCs w:val="32"/>
          <w:u w:val="single"/>
        </w:rPr>
      </w:pPr>
      <w:r w:rsidRPr="00FB4153">
        <w:rPr>
          <w:rFonts w:ascii="Arial" w:hAnsi="Arial" w:cs="Arial"/>
          <w:b/>
          <w:sz w:val="32"/>
          <w:szCs w:val="32"/>
          <w:u w:val="single"/>
        </w:rPr>
        <w:lastRenderedPageBreak/>
        <w:t>Literature Review</w:t>
      </w:r>
    </w:p>
    <w:p w14:paraId="5D38CB63" w14:textId="77777777" w:rsidR="000621A0" w:rsidRDefault="000621A0" w:rsidP="000621A0">
      <w:pPr>
        <w:spacing w:line="360" w:lineRule="auto"/>
        <w:rPr>
          <w:rFonts w:ascii="Arial" w:hAnsi="Arial" w:cs="Arial"/>
          <w:sz w:val="24"/>
          <w:szCs w:val="32"/>
        </w:rPr>
      </w:pPr>
      <w:r w:rsidRPr="00FF6495">
        <w:rPr>
          <w:rFonts w:ascii="Arial" w:hAnsi="Arial" w:cs="Arial"/>
          <w:sz w:val="24"/>
          <w:szCs w:val="32"/>
          <w:highlight w:val="yellow"/>
          <w:rPrChange w:id="5" w:author="Lynn Coleman" w:date="2020-08-11T09:37:00Z">
            <w:rPr>
              <w:rFonts w:ascii="Arial" w:hAnsi="Arial" w:cs="Arial"/>
              <w:sz w:val="24"/>
              <w:szCs w:val="32"/>
            </w:rPr>
          </w:rPrChange>
        </w:rPr>
        <w:t>(Explained: What is Fake news? | Social Media and Filter Bubbles, 2020) says</w:t>
      </w:r>
      <w:r>
        <w:rPr>
          <w:rFonts w:ascii="Arial" w:hAnsi="Arial" w:cs="Arial"/>
          <w:sz w:val="24"/>
          <w:szCs w:val="32"/>
        </w:rPr>
        <w:t xml:space="preserve"> </w:t>
      </w:r>
      <w:r w:rsidRPr="00C25F2E">
        <w:rPr>
          <w:rFonts w:ascii="Arial" w:hAnsi="Arial" w:cs="Arial"/>
          <w:sz w:val="24"/>
          <w:szCs w:val="32"/>
        </w:rPr>
        <w:t xml:space="preserve">Google and Facebook have announced new measures to tackle fake news with the introduction of reporting and flagging tools. </w:t>
      </w:r>
      <w:r>
        <w:rPr>
          <w:rFonts w:ascii="Arial" w:hAnsi="Arial" w:cs="Arial"/>
          <w:sz w:val="24"/>
          <w:szCs w:val="32"/>
        </w:rPr>
        <w:t>“</w:t>
      </w:r>
      <w:r w:rsidRPr="00092F34">
        <w:rPr>
          <w:rFonts w:ascii="Arial" w:hAnsi="Arial" w:cs="Arial"/>
          <w:sz w:val="24"/>
          <w:szCs w:val="32"/>
        </w:rPr>
        <w:t>This study provides several new insights about the most effective ways to counter fake news on social media. Researchers found that when fake news headlines were flagged with a tag that says “Rated false,” people were less likely to ac</w:t>
      </w:r>
      <w:r w:rsidR="00FB4153">
        <w:rPr>
          <w:rFonts w:ascii="Arial" w:hAnsi="Arial" w:cs="Arial"/>
          <w:sz w:val="24"/>
          <w:szCs w:val="32"/>
        </w:rPr>
        <w:t>cept the headline accurate</w:t>
      </w:r>
      <w:r w:rsidRPr="00092F34">
        <w:rPr>
          <w:rFonts w:ascii="Arial" w:hAnsi="Arial" w:cs="Arial"/>
          <w:sz w:val="24"/>
          <w:szCs w:val="32"/>
        </w:rPr>
        <w:t xml:space="preserve"> </w:t>
      </w:r>
      <w:r w:rsidR="00FB4153">
        <w:rPr>
          <w:rFonts w:ascii="Arial" w:hAnsi="Arial" w:cs="Arial"/>
          <w:sz w:val="24"/>
          <w:szCs w:val="32"/>
        </w:rPr>
        <w:t>…and</w:t>
      </w:r>
      <w:r w:rsidRPr="00092F34">
        <w:rPr>
          <w:rFonts w:ascii="Arial" w:hAnsi="Arial" w:cs="Arial"/>
          <w:sz w:val="24"/>
          <w:szCs w:val="32"/>
        </w:rPr>
        <w:t xml:space="preserve"> posting a warning telling readers to beware of mi</w:t>
      </w:r>
      <w:r>
        <w:rPr>
          <w:rFonts w:ascii="Arial" w:hAnsi="Arial" w:cs="Arial"/>
          <w:sz w:val="24"/>
          <w:szCs w:val="32"/>
        </w:rPr>
        <w:t xml:space="preserve">sleading content could backfire” </w:t>
      </w:r>
      <w:r w:rsidRPr="00936F9D">
        <w:rPr>
          <w:rFonts w:ascii="Arial" w:hAnsi="Arial" w:cs="Arial"/>
          <w:sz w:val="24"/>
          <w:szCs w:val="32"/>
        </w:rPr>
        <w:t>(Ordway, 2020)</w:t>
      </w:r>
      <w:r>
        <w:rPr>
          <w:rFonts w:ascii="Arial" w:hAnsi="Arial" w:cs="Arial"/>
          <w:sz w:val="24"/>
          <w:szCs w:val="32"/>
        </w:rPr>
        <w:t>.</w:t>
      </w:r>
    </w:p>
    <w:p w14:paraId="66DF6B5B" w14:textId="77777777" w:rsidR="000621A0" w:rsidRPr="00C25F2E" w:rsidRDefault="000621A0" w:rsidP="000621A0">
      <w:pPr>
        <w:spacing w:line="360" w:lineRule="auto"/>
        <w:rPr>
          <w:rFonts w:ascii="Arial" w:hAnsi="Arial" w:cs="Arial"/>
          <w:sz w:val="24"/>
          <w:szCs w:val="32"/>
        </w:rPr>
      </w:pPr>
      <w:r>
        <w:rPr>
          <w:rFonts w:ascii="Arial" w:hAnsi="Arial" w:cs="Arial"/>
          <w:sz w:val="24"/>
          <w:szCs w:val="32"/>
        </w:rPr>
        <w:t>“</w:t>
      </w:r>
      <w:r w:rsidRPr="00C25F2E">
        <w:rPr>
          <w:rFonts w:ascii="Arial" w:hAnsi="Arial" w:cs="Arial"/>
          <w:sz w:val="24"/>
          <w:szCs w:val="32"/>
        </w:rPr>
        <w:t>Media organizations like the BBC and Channel 4 have also established fact checking sites</w:t>
      </w:r>
      <w:r>
        <w:rPr>
          <w:rFonts w:ascii="Arial" w:hAnsi="Arial" w:cs="Arial"/>
          <w:sz w:val="24"/>
          <w:szCs w:val="32"/>
        </w:rPr>
        <w:t xml:space="preserve">” </w:t>
      </w:r>
      <w:r w:rsidRPr="00D44D5E">
        <w:rPr>
          <w:rFonts w:ascii="Arial" w:hAnsi="Arial" w:cs="Arial"/>
          <w:sz w:val="24"/>
          <w:szCs w:val="32"/>
        </w:rPr>
        <w:t>(Explained: What is Fake news? | Social Media and Filter Bubbles, 2020)</w:t>
      </w:r>
      <w:r w:rsidRPr="00C25F2E">
        <w:rPr>
          <w:rFonts w:ascii="Arial" w:hAnsi="Arial" w:cs="Arial"/>
          <w:sz w:val="24"/>
          <w:szCs w:val="32"/>
        </w:rPr>
        <w:t>.</w:t>
      </w:r>
      <w:r>
        <w:rPr>
          <w:rFonts w:ascii="Arial" w:hAnsi="Arial" w:cs="Arial"/>
          <w:sz w:val="24"/>
          <w:szCs w:val="32"/>
        </w:rPr>
        <w:t xml:space="preserve"> The advantage</w:t>
      </w:r>
      <w:r w:rsidR="001070DC">
        <w:rPr>
          <w:rFonts w:ascii="Arial" w:hAnsi="Arial" w:cs="Arial"/>
          <w:sz w:val="24"/>
          <w:szCs w:val="32"/>
        </w:rPr>
        <w:t xml:space="preserve"> </w:t>
      </w:r>
      <w:r w:rsidR="00FB4153">
        <w:rPr>
          <w:rFonts w:ascii="Arial" w:hAnsi="Arial" w:cs="Arial"/>
          <w:sz w:val="24"/>
          <w:szCs w:val="32"/>
        </w:rPr>
        <w:t>of</w:t>
      </w:r>
      <w:r w:rsidR="001070DC">
        <w:rPr>
          <w:rFonts w:ascii="Arial" w:hAnsi="Arial" w:cs="Arial"/>
          <w:sz w:val="24"/>
          <w:szCs w:val="32"/>
        </w:rPr>
        <w:t xml:space="preserve"> opportunists</w:t>
      </w:r>
      <w:r>
        <w:rPr>
          <w:rFonts w:ascii="Arial" w:hAnsi="Arial" w:cs="Arial"/>
          <w:sz w:val="24"/>
          <w:szCs w:val="32"/>
        </w:rPr>
        <w:t xml:space="preserve"> </w:t>
      </w:r>
      <w:r w:rsidR="00FB4153">
        <w:rPr>
          <w:rFonts w:ascii="Arial" w:hAnsi="Arial" w:cs="Arial"/>
          <w:sz w:val="24"/>
          <w:szCs w:val="32"/>
        </w:rPr>
        <w:t>to</w:t>
      </w:r>
      <w:r>
        <w:rPr>
          <w:rFonts w:ascii="Arial" w:hAnsi="Arial" w:cs="Arial"/>
          <w:sz w:val="24"/>
          <w:szCs w:val="32"/>
        </w:rPr>
        <w:t xml:space="preserve"> sharing </w:t>
      </w:r>
      <w:r w:rsidR="00FB4153">
        <w:rPr>
          <w:rFonts w:ascii="Arial" w:hAnsi="Arial" w:cs="Arial"/>
          <w:sz w:val="24"/>
          <w:szCs w:val="32"/>
        </w:rPr>
        <w:t>misinformation</w:t>
      </w:r>
      <w:r>
        <w:rPr>
          <w:rFonts w:ascii="Arial" w:hAnsi="Arial" w:cs="Arial"/>
          <w:sz w:val="24"/>
          <w:szCs w:val="32"/>
        </w:rPr>
        <w:t xml:space="preserve"> on</w:t>
      </w:r>
      <w:r w:rsidRPr="00712CDE">
        <w:rPr>
          <w:rFonts w:ascii="Arial" w:hAnsi="Arial" w:cs="Arial"/>
          <w:sz w:val="24"/>
          <w:szCs w:val="32"/>
        </w:rPr>
        <w:t xml:space="preserve"> social media is that fake news is being shared and intend</w:t>
      </w:r>
      <w:r>
        <w:rPr>
          <w:rFonts w:ascii="Arial" w:hAnsi="Arial" w:cs="Arial"/>
          <w:sz w:val="24"/>
          <w:szCs w:val="32"/>
        </w:rPr>
        <w:t>s</w:t>
      </w:r>
      <w:r w:rsidRPr="00712CDE">
        <w:rPr>
          <w:rFonts w:ascii="Arial" w:hAnsi="Arial" w:cs="Arial"/>
          <w:sz w:val="24"/>
          <w:szCs w:val="32"/>
        </w:rPr>
        <w:t xml:space="preserve"> to get more attention than real news. To help mitigate the negative effects caused by news, both to benefit the </w:t>
      </w:r>
      <w:r>
        <w:rPr>
          <w:rFonts w:ascii="Arial" w:hAnsi="Arial" w:cs="Arial"/>
          <w:sz w:val="24"/>
          <w:szCs w:val="32"/>
        </w:rPr>
        <w:t>public and the news ecosystem, it i</w:t>
      </w:r>
      <w:r w:rsidRPr="00712CDE">
        <w:rPr>
          <w:rFonts w:ascii="Arial" w:hAnsi="Arial" w:cs="Arial"/>
          <w:sz w:val="24"/>
          <w:szCs w:val="32"/>
        </w:rPr>
        <w:t>s critical that we develop methods to automatically detect fake news on social media.</w:t>
      </w:r>
      <w:ins w:id="6" w:author="Lynn Coleman" w:date="2020-08-11T09:37:00Z">
        <w:r w:rsidR="00FF6495">
          <w:rPr>
            <w:rFonts w:ascii="Arial" w:hAnsi="Arial" w:cs="Arial"/>
            <w:sz w:val="24"/>
            <w:szCs w:val="32"/>
          </w:rPr>
          <w:t xml:space="preserve"> Too short</w:t>
        </w:r>
      </w:ins>
    </w:p>
    <w:p w14:paraId="24266C75" w14:textId="77777777" w:rsidR="000621A0" w:rsidRPr="00FB4153" w:rsidRDefault="008D6884" w:rsidP="000621A0">
      <w:pPr>
        <w:spacing w:line="360" w:lineRule="auto"/>
        <w:rPr>
          <w:rFonts w:ascii="Arial" w:hAnsi="Arial" w:cs="Arial"/>
          <w:b/>
          <w:sz w:val="32"/>
          <w:szCs w:val="32"/>
          <w:u w:val="single"/>
        </w:rPr>
      </w:pPr>
      <w:r w:rsidRPr="00FB4153">
        <w:rPr>
          <w:rFonts w:ascii="Arial" w:hAnsi="Arial" w:cs="Arial"/>
          <w:b/>
          <w:sz w:val="32"/>
          <w:szCs w:val="32"/>
          <w:u w:val="single"/>
        </w:rPr>
        <w:t>Problem S</w:t>
      </w:r>
      <w:r w:rsidR="000621A0" w:rsidRPr="00FB4153">
        <w:rPr>
          <w:rFonts w:ascii="Arial" w:hAnsi="Arial" w:cs="Arial"/>
          <w:b/>
          <w:sz w:val="32"/>
          <w:szCs w:val="32"/>
          <w:u w:val="single"/>
        </w:rPr>
        <w:t>tatement</w:t>
      </w:r>
    </w:p>
    <w:p w14:paraId="711B9BA5" w14:textId="77777777" w:rsidR="00EE4334" w:rsidRPr="0063597A" w:rsidRDefault="00EE4334" w:rsidP="000621A0">
      <w:pPr>
        <w:spacing w:line="360" w:lineRule="auto"/>
        <w:rPr>
          <w:rFonts w:ascii="Arial" w:hAnsi="Arial" w:cs="Arial"/>
          <w:b/>
          <w:sz w:val="20"/>
          <w:szCs w:val="32"/>
          <w:u w:val="single"/>
        </w:rPr>
      </w:pPr>
      <w:r w:rsidRPr="0063597A">
        <w:rPr>
          <w:rFonts w:ascii="Arial" w:hAnsi="Arial" w:cs="Arial"/>
          <w:b/>
          <w:szCs w:val="32"/>
          <w:u w:val="single"/>
        </w:rPr>
        <w:t>How does fake news spread on social media?</w:t>
      </w:r>
    </w:p>
    <w:p w14:paraId="4B2EEC4C" w14:textId="77777777" w:rsidR="004D4BC6" w:rsidRPr="004D4BC6" w:rsidRDefault="007A1D39" w:rsidP="00BB2CBE">
      <w:pPr>
        <w:spacing w:line="360" w:lineRule="auto"/>
        <w:rPr>
          <w:rFonts w:ascii="Arial" w:hAnsi="Arial" w:cs="Arial"/>
          <w:sz w:val="24"/>
          <w:szCs w:val="24"/>
        </w:rPr>
      </w:pPr>
      <w:r w:rsidRPr="00BE7EF2">
        <w:rPr>
          <w:rFonts w:ascii="Arial" w:hAnsi="Arial" w:cs="Arial"/>
          <w:sz w:val="24"/>
          <w:szCs w:val="24"/>
        </w:rPr>
        <w:t>Social media has allowed people the ability to exchange info</w:t>
      </w:r>
      <w:r>
        <w:rPr>
          <w:rFonts w:ascii="Arial" w:hAnsi="Arial" w:cs="Arial"/>
          <w:sz w:val="24"/>
          <w:szCs w:val="24"/>
        </w:rPr>
        <w:t xml:space="preserve">rmation at a much greater pace, </w:t>
      </w:r>
      <w:r w:rsidRPr="00BE7EF2">
        <w:rPr>
          <w:rFonts w:ascii="Arial" w:hAnsi="Arial" w:cs="Arial"/>
          <w:sz w:val="24"/>
          <w:szCs w:val="24"/>
        </w:rPr>
        <w:t>to a far wider audience than ever before.</w:t>
      </w:r>
      <w:r>
        <w:rPr>
          <w:rFonts w:ascii="Arial" w:hAnsi="Arial" w:cs="Arial"/>
          <w:sz w:val="24"/>
          <w:szCs w:val="24"/>
        </w:rPr>
        <w:t xml:space="preserve"> However, this information is not always </w:t>
      </w:r>
      <w:r w:rsidRPr="00BE7EF2">
        <w:rPr>
          <w:rFonts w:ascii="Arial" w:hAnsi="Arial" w:cs="Arial"/>
          <w:sz w:val="24"/>
          <w:szCs w:val="24"/>
        </w:rPr>
        <w:t>truthful.</w:t>
      </w:r>
      <w:r w:rsidRPr="0001447B">
        <w:rPr>
          <w:rFonts w:ascii="Arial" w:hAnsi="Arial" w:cs="Arial"/>
          <w:sz w:val="24"/>
          <w:szCs w:val="32"/>
        </w:rPr>
        <w:t xml:space="preserve"> </w:t>
      </w:r>
      <w:r w:rsidR="000621A0" w:rsidRPr="0001447B">
        <w:rPr>
          <w:rFonts w:ascii="Arial" w:hAnsi="Arial" w:cs="Arial"/>
          <w:sz w:val="24"/>
          <w:szCs w:val="32"/>
        </w:rPr>
        <w:t xml:space="preserve">(Companies fear rise of fake news and social media </w:t>
      </w:r>
      <w:r w:rsidR="00EE4334" w:rsidRPr="0001447B">
        <w:rPr>
          <w:rFonts w:ascii="Arial" w:hAnsi="Arial" w:cs="Arial"/>
          <w:sz w:val="24"/>
          <w:szCs w:val="32"/>
        </w:rPr>
        <w:t>rumours</w:t>
      </w:r>
      <w:r w:rsidR="000621A0" w:rsidRPr="0001447B">
        <w:rPr>
          <w:rFonts w:ascii="Arial" w:hAnsi="Arial" w:cs="Arial"/>
          <w:sz w:val="24"/>
          <w:szCs w:val="32"/>
        </w:rPr>
        <w:t xml:space="preserve">, 2020) </w:t>
      </w:r>
      <w:r w:rsidR="000621A0">
        <w:rPr>
          <w:rFonts w:ascii="Arial" w:hAnsi="Arial" w:cs="Arial"/>
          <w:sz w:val="24"/>
          <w:szCs w:val="32"/>
        </w:rPr>
        <w:t>states that f</w:t>
      </w:r>
      <w:r w:rsidR="000621A0" w:rsidRPr="0001447B">
        <w:rPr>
          <w:rFonts w:ascii="Arial" w:hAnsi="Arial" w:cs="Arial"/>
          <w:sz w:val="24"/>
          <w:szCs w:val="32"/>
        </w:rPr>
        <w:t xml:space="preserve">ake news and false market </w:t>
      </w:r>
      <w:r w:rsidR="00EE4334" w:rsidRPr="0001447B">
        <w:rPr>
          <w:rFonts w:ascii="Arial" w:hAnsi="Arial" w:cs="Arial"/>
          <w:sz w:val="24"/>
          <w:szCs w:val="32"/>
        </w:rPr>
        <w:t>rumours</w:t>
      </w:r>
      <w:r w:rsidR="000621A0" w:rsidRPr="0001447B">
        <w:rPr>
          <w:rFonts w:ascii="Arial" w:hAnsi="Arial" w:cs="Arial"/>
          <w:sz w:val="24"/>
          <w:szCs w:val="32"/>
        </w:rPr>
        <w:t xml:space="preserve"> spread by social media are becoming an increasing headache for companies around the world, fresh data reveal.</w:t>
      </w:r>
      <w:r w:rsidR="000621A0">
        <w:rPr>
          <w:rFonts w:ascii="Arial" w:hAnsi="Arial" w:cs="Arial"/>
          <w:sz w:val="24"/>
          <w:szCs w:val="32"/>
        </w:rPr>
        <w:t xml:space="preserve"> </w:t>
      </w:r>
      <w:r w:rsidR="000621A0" w:rsidRPr="0001447B">
        <w:rPr>
          <w:rFonts w:ascii="Arial" w:hAnsi="Arial" w:cs="Arial"/>
          <w:sz w:val="24"/>
          <w:szCs w:val="32"/>
        </w:rPr>
        <w:t>The latest annual fraud and risk survey published by Kroll</w:t>
      </w:r>
      <w:r w:rsidR="000621A0">
        <w:rPr>
          <w:rFonts w:ascii="Arial" w:hAnsi="Arial" w:cs="Arial"/>
          <w:sz w:val="24"/>
          <w:szCs w:val="32"/>
        </w:rPr>
        <w:t xml:space="preserve"> </w:t>
      </w:r>
      <w:r w:rsidR="000621A0" w:rsidRPr="0001447B">
        <w:rPr>
          <w:rFonts w:ascii="Arial" w:hAnsi="Arial" w:cs="Arial"/>
          <w:sz w:val="24"/>
          <w:szCs w:val="32"/>
        </w:rPr>
        <w:t>found that 84</w:t>
      </w:r>
      <w:r w:rsidR="000621A0">
        <w:rPr>
          <w:rFonts w:ascii="Arial" w:hAnsi="Arial" w:cs="Arial"/>
          <w:sz w:val="24"/>
          <w:szCs w:val="32"/>
        </w:rPr>
        <w:t xml:space="preserve">% </w:t>
      </w:r>
      <w:r w:rsidR="000621A0" w:rsidRPr="0001447B">
        <w:rPr>
          <w:rFonts w:ascii="Arial" w:hAnsi="Arial" w:cs="Arial"/>
          <w:sz w:val="24"/>
          <w:szCs w:val="32"/>
        </w:rPr>
        <w:t xml:space="preserve">of companies feel threatened by the risk of false </w:t>
      </w:r>
      <w:r w:rsidR="00EE4334" w:rsidRPr="0001447B">
        <w:rPr>
          <w:rFonts w:ascii="Arial" w:hAnsi="Arial" w:cs="Arial"/>
          <w:sz w:val="24"/>
          <w:szCs w:val="32"/>
        </w:rPr>
        <w:t>rumours</w:t>
      </w:r>
      <w:r w:rsidR="000621A0" w:rsidRPr="0001447B">
        <w:rPr>
          <w:rFonts w:ascii="Arial" w:hAnsi="Arial" w:cs="Arial"/>
          <w:sz w:val="24"/>
          <w:szCs w:val="32"/>
        </w:rPr>
        <w:t xml:space="preserve"> being </w:t>
      </w:r>
      <w:r w:rsidR="00EE4334" w:rsidRPr="0001447B">
        <w:rPr>
          <w:rFonts w:ascii="Arial" w:hAnsi="Arial" w:cs="Arial"/>
          <w:sz w:val="24"/>
          <w:szCs w:val="32"/>
        </w:rPr>
        <w:t>fuelled</w:t>
      </w:r>
      <w:r w:rsidR="000621A0" w:rsidRPr="0001447B">
        <w:rPr>
          <w:rFonts w:ascii="Arial" w:hAnsi="Arial" w:cs="Arial"/>
          <w:sz w:val="24"/>
          <w:szCs w:val="32"/>
        </w:rPr>
        <w:t xml:space="preserve"> by social media.</w:t>
      </w:r>
      <w:r w:rsidR="000621A0">
        <w:rPr>
          <w:rFonts w:ascii="Arial" w:hAnsi="Arial" w:cs="Arial"/>
          <w:sz w:val="24"/>
          <w:szCs w:val="32"/>
        </w:rPr>
        <w:t xml:space="preserve"> </w:t>
      </w:r>
      <w:r w:rsidR="000621A0" w:rsidRPr="0001447B">
        <w:rPr>
          <w:rFonts w:ascii="Arial" w:hAnsi="Arial" w:cs="Arial"/>
          <w:sz w:val="24"/>
          <w:szCs w:val="32"/>
        </w:rPr>
        <w:t>(The rise of fake news, 2020)</w:t>
      </w:r>
      <w:r w:rsidR="000621A0">
        <w:rPr>
          <w:rFonts w:ascii="Arial" w:hAnsi="Arial" w:cs="Arial"/>
          <w:sz w:val="24"/>
          <w:szCs w:val="32"/>
        </w:rPr>
        <w:t xml:space="preserve"> reports, “T</w:t>
      </w:r>
      <w:r w:rsidR="000621A0" w:rsidRPr="0001447B">
        <w:rPr>
          <w:rFonts w:ascii="Arial" w:hAnsi="Arial" w:cs="Arial"/>
          <w:sz w:val="24"/>
          <w:szCs w:val="32"/>
        </w:rPr>
        <w:t>he deliberate making up of news stories to fool or entertain is nothing new. But the arrival of social media has meant real and fictional stories are now presented in such a similar way that it can sometimes be difficult to tell the two apart.</w:t>
      </w:r>
      <w:r w:rsidR="000621A0">
        <w:rPr>
          <w:rFonts w:ascii="Arial" w:hAnsi="Arial" w:cs="Arial"/>
          <w:sz w:val="24"/>
          <w:szCs w:val="32"/>
        </w:rPr>
        <w:t>”</w:t>
      </w:r>
      <w:r w:rsidR="004D4BC6" w:rsidRPr="002B617A">
        <w:rPr>
          <w:rFonts w:ascii="Arial" w:hAnsi="Arial" w:cs="Arial"/>
          <w:sz w:val="24"/>
          <w:szCs w:val="24"/>
        </w:rPr>
        <w:t xml:space="preserve"> </w:t>
      </w:r>
    </w:p>
    <w:p w14:paraId="622BF40D" w14:textId="77777777" w:rsidR="000621A0" w:rsidRDefault="000621A0" w:rsidP="00C602C3">
      <w:pPr>
        <w:spacing w:line="360" w:lineRule="auto"/>
        <w:contextualSpacing/>
        <w:rPr>
          <w:ins w:id="7" w:author="Lynn Coleman" w:date="2020-08-11T09:37:00Z"/>
          <w:rFonts w:ascii="Arial" w:hAnsi="Arial" w:cs="Arial"/>
          <w:sz w:val="24"/>
          <w:szCs w:val="24"/>
        </w:rPr>
      </w:pPr>
      <w:r>
        <w:rPr>
          <w:rFonts w:ascii="Arial" w:hAnsi="Arial" w:cs="Arial"/>
          <w:sz w:val="24"/>
          <w:szCs w:val="24"/>
        </w:rPr>
        <w:t>Fake</w:t>
      </w:r>
      <w:r w:rsidRPr="000C625B">
        <w:rPr>
          <w:rFonts w:ascii="Arial" w:hAnsi="Arial" w:cs="Arial"/>
          <w:sz w:val="24"/>
          <w:szCs w:val="24"/>
        </w:rPr>
        <w:t xml:space="preserve"> news causes confusion about current issues and events, </w:t>
      </w:r>
      <w:r>
        <w:rPr>
          <w:rFonts w:ascii="Arial" w:hAnsi="Arial" w:cs="Arial"/>
          <w:sz w:val="24"/>
          <w:szCs w:val="24"/>
        </w:rPr>
        <w:t>but it</w:t>
      </w:r>
      <w:r w:rsidRPr="000C625B">
        <w:rPr>
          <w:rFonts w:ascii="Arial" w:hAnsi="Arial" w:cs="Arial"/>
          <w:sz w:val="24"/>
          <w:szCs w:val="24"/>
        </w:rPr>
        <w:t xml:space="preserve"> continue</w:t>
      </w:r>
      <w:r>
        <w:rPr>
          <w:rFonts w:ascii="Arial" w:hAnsi="Arial" w:cs="Arial"/>
          <w:sz w:val="24"/>
          <w:szCs w:val="24"/>
        </w:rPr>
        <w:t>s to be c</w:t>
      </w:r>
      <w:r w:rsidRPr="000C625B">
        <w:rPr>
          <w:rFonts w:ascii="Arial" w:hAnsi="Arial" w:cs="Arial"/>
          <w:sz w:val="24"/>
          <w:szCs w:val="24"/>
        </w:rPr>
        <w:t>irculate</w:t>
      </w:r>
      <w:r>
        <w:rPr>
          <w:rFonts w:ascii="Arial" w:hAnsi="Arial" w:cs="Arial"/>
          <w:sz w:val="24"/>
          <w:szCs w:val="24"/>
        </w:rPr>
        <w:t>d</w:t>
      </w:r>
      <w:r w:rsidRPr="000C625B">
        <w:rPr>
          <w:rFonts w:ascii="Arial" w:hAnsi="Arial" w:cs="Arial"/>
          <w:sz w:val="24"/>
          <w:szCs w:val="24"/>
        </w:rPr>
        <w:t xml:space="preserve">. </w:t>
      </w:r>
      <w:r>
        <w:rPr>
          <w:rFonts w:ascii="Arial" w:hAnsi="Arial" w:cs="Arial"/>
          <w:sz w:val="24"/>
          <w:szCs w:val="24"/>
        </w:rPr>
        <w:t xml:space="preserve">Based on the research topic, it is important for us to </w:t>
      </w:r>
      <w:r w:rsidR="007A1D39">
        <w:rPr>
          <w:rFonts w:ascii="Arial" w:hAnsi="Arial" w:cs="Arial"/>
          <w:sz w:val="24"/>
          <w:szCs w:val="24"/>
        </w:rPr>
        <w:t>research</w:t>
      </w:r>
      <w:r>
        <w:rPr>
          <w:rFonts w:ascii="Arial" w:hAnsi="Arial" w:cs="Arial"/>
          <w:sz w:val="24"/>
          <w:szCs w:val="24"/>
        </w:rPr>
        <w:t xml:space="preserve"> the </w:t>
      </w:r>
      <w:r w:rsidR="0063597A">
        <w:rPr>
          <w:rFonts w:ascii="Arial" w:hAnsi="Arial" w:cs="Arial"/>
          <w:sz w:val="24"/>
          <w:szCs w:val="24"/>
        </w:rPr>
        <w:t xml:space="preserve">how post-graduate students at CPUT, in the IT department encounter the </w:t>
      </w:r>
      <w:r>
        <w:rPr>
          <w:rFonts w:ascii="Arial" w:hAnsi="Arial" w:cs="Arial"/>
          <w:sz w:val="24"/>
          <w:szCs w:val="24"/>
        </w:rPr>
        <w:t xml:space="preserve">spread of fake </w:t>
      </w:r>
      <w:r>
        <w:rPr>
          <w:rFonts w:ascii="Arial" w:hAnsi="Arial" w:cs="Arial"/>
          <w:sz w:val="24"/>
          <w:szCs w:val="24"/>
        </w:rPr>
        <w:lastRenderedPageBreak/>
        <w:t>news</w:t>
      </w:r>
      <w:r w:rsidR="0063597A">
        <w:rPr>
          <w:rFonts w:ascii="Arial" w:hAnsi="Arial" w:cs="Arial"/>
          <w:sz w:val="24"/>
          <w:szCs w:val="24"/>
        </w:rPr>
        <w:t xml:space="preserve">. </w:t>
      </w:r>
      <w:r w:rsidR="0063597A" w:rsidRPr="00FF6495">
        <w:rPr>
          <w:rFonts w:ascii="Arial" w:hAnsi="Arial" w:cs="Arial"/>
          <w:sz w:val="24"/>
          <w:szCs w:val="24"/>
          <w:highlight w:val="yellow"/>
          <w:rPrChange w:id="8" w:author="Lynn Coleman" w:date="2020-08-11T09:37:00Z">
            <w:rPr>
              <w:rFonts w:ascii="Arial" w:hAnsi="Arial" w:cs="Arial"/>
              <w:sz w:val="24"/>
              <w:szCs w:val="24"/>
            </w:rPr>
          </w:rPrChange>
        </w:rPr>
        <w:t xml:space="preserve">This will help us in </w:t>
      </w:r>
      <w:r w:rsidR="003077FB" w:rsidRPr="00FF6495">
        <w:rPr>
          <w:rFonts w:ascii="Arial" w:hAnsi="Arial" w:cs="Arial"/>
          <w:sz w:val="24"/>
          <w:szCs w:val="24"/>
          <w:highlight w:val="yellow"/>
          <w:rPrChange w:id="9" w:author="Lynn Coleman" w:date="2020-08-11T09:37:00Z">
            <w:rPr>
              <w:rFonts w:ascii="Arial" w:hAnsi="Arial" w:cs="Arial"/>
              <w:sz w:val="24"/>
              <w:szCs w:val="24"/>
            </w:rPr>
          </w:rPrChange>
        </w:rPr>
        <w:t>implement</w:t>
      </w:r>
      <w:r w:rsidR="0063597A" w:rsidRPr="00FF6495">
        <w:rPr>
          <w:rFonts w:ascii="Arial" w:hAnsi="Arial" w:cs="Arial"/>
          <w:sz w:val="24"/>
          <w:szCs w:val="24"/>
          <w:highlight w:val="yellow"/>
          <w:rPrChange w:id="10" w:author="Lynn Coleman" w:date="2020-08-11T09:37:00Z">
            <w:rPr>
              <w:rFonts w:ascii="Arial" w:hAnsi="Arial" w:cs="Arial"/>
              <w:sz w:val="24"/>
              <w:szCs w:val="24"/>
            </w:rPr>
          </w:rPrChange>
        </w:rPr>
        <w:t>ing</w:t>
      </w:r>
      <w:r w:rsidR="003077FB" w:rsidRPr="00FF6495">
        <w:rPr>
          <w:rFonts w:ascii="Arial" w:hAnsi="Arial" w:cs="Arial"/>
          <w:sz w:val="24"/>
          <w:szCs w:val="24"/>
          <w:highlight w:val="yellow"/>
          <w:rPrChange w:id="11" w:author="Lynn Coleman" w:date="2020-08-11T09:37:00Z">
            <w:rPr>
              <w:rFonts w:ascii="Arial" w:hAnsi="Arial" w:cs="Arial"/>
              <w:sz w:val="24"/>
              <w:szCs w:val="24"/>
            </w:rPr>
          </w:rPrChange>
        </w:rPr>
        <w:t xml:space="preserve"> a solution to</w:t>
      </w:r>
      <w:r w:rsidR="007A1D39" w:rsidRPr="00FF6495">
        <w:rPr>
          <w:rFonts w:ascii="Arial" w:hAnsi="Arial" w:cs="Arial"/>
          <w:sz w:val="24"/>
          <w:szCs w:val="24"/>
          <w:highlight w:val="yellow"/>
          <w:rPrChange w:id="12" w:author="Lynn Coleman" w:date="2020-08-11T09:37:00Z">
            <w:rPr>
              <w:rFonts w:ascii="Arial" w:hAnsi="Arial" w:cs="Arial"/>
              <w:sz w:val="24"/>
              <w:szCs w:val="24"/>
            </w:rPr>
          </w:rPrChange>
        </w:rPr>
        <w:t xml:space="preserve"> </w:t>
      </w:r>
      <w:r w:rsidRPr="00FF6495">
        <w:rPr>
          <w:rFonts w:ascii="Arial" w:hAnsi="Arial" w:cs="Arial"/>
          <w:sz w:val="24"/>
          <w:szCs w:val="24"/>
          <w:highlight w:val="yellow"/>
          <w:rPrChange w:id="13" w:author="Lynn Coleman" w:date="2020-08-11T09:37:00Z">
            <w:rPr>
              <w:rFonts w:ascii="Arial" w:hAnsi="Arial" w:cs="Arial"/>
              <w:sz w:val="24"/>
              <w:szCs w:val="24"/>
            </w:rPr>
          </w:rPrChange>
        </w:rPr>
        <w:t xml:space="preserve">limit the amount of false information </w:t>
      </w:r>
      <w:r w:rsidR="003077FB" w:rsidRPr="00FF6495">
        <w:rPr>
          <w:rFonts w:ascii="Arial" w:hAnsi="Arial" w:cs="Arial"/>
          <w:sz w:val="24"/>
          <w:szCs w:val="24"/>
          <w:highlight w:val="yellow"/>
          <w:rPrChange w:id="14" w:author="Lynn Coleman" w:date="2020-08-11T09:37:00Z">
            <w:rPr>
              <w:rFonts w:ascii="Arial" w:hAnsi="Arial" w:cs="Arial"/>
              <w:sz w:val="24"/>
              <w:szCs w:val="24"/>
            </w:rPr>
          </w:rPrChange>
        </w:rPr>
        <w:t>spread on the media</w:t>
      </w:r>
      <w:r w:rsidRPr="00FF6495">
        <w:rPr>
          <w:rFonts w:ascii="Arial" w:hAnsi="Arial" w:cs="Arial"/>
          <w:sz w:val="24"/>
          <w:szCs w:val="24"/>
          <w:highlight w:val="yellow"/>
          <w:rPrChange w:id="15" w:author="Lynn Coleman" w:date="2020-08-11T09:37:00Z">
            <w:rPr>
              <w:rFonts w:ascii="Arial" w:hAnsi="Arial" w:cs="Arial"/>
              <w:sz w:val="24"/>
              <w:szCs w:val="24"/>
            </w:rPr>
          </w:rPrChange>
        </w:rPr>
        <w:t>. This will</w:t>
      </w:r>
      <w:r w:rsidR="0063597A" w:rsidRPr="00FF6495">
        <w:rPr>
          <w:rFonts w:ascii="Arial" w:hAnsi="Arial" w:cs="Arial"/>
          <w:sz w:val="24"/>
          <w:szCs w:val="24"/>
          <w:highlight w:val="yellow"/>
          <w:rPrChange w:id="16" w:author="Lynn Coleman" w:date="2020-08-11T09:37:00Z">
            <w:rPr>
              <w:rFonts w:ascii="Arial" w:hAnsi="Arial" w:cs="Arial"/>
              <w:sz w:val="24"/>
              <w:szCs w:val="24"/>
            </w:rPr>
          </w:rPrChange>
        </w:rPr>
        <w:t xml:space="preserve"> also</w:t>
      </w:r>
      <w:r w:rsidRPr="00FF6495">
        <w:rPr>
          <w:rFonts w:ascii="Arial" w:hAnsi="Arial" w:cs="Arial"/>
          <w:sz w:val="24"/>
          <w:szCs w:val="24"/>
          <w:highlight w:val="yellow"/>
          <w:rPrChange w:id="17" w:author="Lynn Coleman" w:date="2020-08-11T09:37:00Z">
            <w:rPr>
              <w:rFonts w:ascii="Arial" w:hAnsi="Arial" w:cs="Arial"/>
              <w:sz w:val="24"/>
              <w:szCs w:val="24"/>
            </w:rPr>
          </w:rPrChange>
        </w:rPr>
        <w:t xml:space="preserve"> help people to have the real information about </w:t>
      </w:r>
      <w:r w:rsidR="003077FB" w:rsidRPr="00FF6495">
        <w:rPr>
          <w:rFonts w:ascii="Arial" w:hAnsi="Arial" w:cs="Arial"/>
          <w:sz w:val="24"/>
          <w:szCs w:val="24"/>
          <w:highlight w:val="yellow"/>
          <w:rPrChange w:id="18" w:author="Lynn Coleman" w:date="2020-08-11T09:37:00Z">
            <w:rPr>
              <w:rFonts w:ascii="Arial" w:hAnsi="Arial" w:cs="Arial"/>
              <w:sz w:val="24"/>
              <w:szCs w:val="24"/>
            </w:rPr>
          </w:rPrChange>
        </w:rPr>
        <w:t>matters</w:t>
      </w:r>
      <w:r w:rsidRPr="00FF6495">
        <w:rPr>
          <w:rFonts w:ascii="Arial" w:hAnsi="Arial" w:cs="Arial"/>
          <w:sz w:val="24"/>
          <w:szCs w:val="24"/>
          <w:highlight w:val="yellow"/>
          <w:rPrChange w:id="19" w:author="Lynn Coleman" w:date="2020-08-11T09:37:00Z">
            <w:rPr>
              <w:rFonts w:ascii="Arial" w:hAnsi="Arial" w:cs="Arial"/>
              <w:sz w:val="24"/>
              <w:szCs w:val="24"/>
            </w:rPr>
          </w:rPrChange>
        </w:rPr>
        <w:t xml:space="preserve"> around them</w:t>
      </w:r>
      <w:r w:rsidRPr="00C602C3">
        <w:rPr>
          <w:rFonts w:ascii="Arial" w:hAnsi="Arial" w:cs="Arial"/>
          <w:sz w:val="24"/>
          <w:szCs w:val="24"/>
        </w:rPr>
        <w:t>.</w:t>
      </w:r>
    </w:p>
    <w:p w14:paraId="4B3E8BC3" w14:textId="77777777" w:rsidR="00FF6495" w:rsidRPr="00C602C3" w:rsidRDefault="00FF6495" w:rsidP="00C602C3">
      <w:pPr>
        <w:spacing w:line="360" w:lineRule="auto"/>
        <w:contextualSpacing/>
        <w:rPr>
          <w:rFonts w:ascii="Arial" w:hAnsi="Arial" w:cs="Arial"/>
          <w:sz w:val="24"/>
          <w:szCs w:val="24"/>
        </w:rPr>
      </w:pPr>
      <w:ins w:id="20" w:author="Lynn Coleman" w:date="2020-08-11T09:37:00Z">
        <w:r>
          <w:rPr>
            <w:rFonts w:ascii="Arial" w:hAnsi="Arial" w:cs="Arial"/>
            <w:sz w:val="24"/>
            <w:szCs w:val="24"/>
          </w:rPr>
          <w:t>But what is the researchable problem and how will be significant to a wider research community?</w:t>
        </w:r>
      </w:ins>
    </w:p>
    <w:p w14:paraId="3984870A" w14:textId="77777777" w:rsidR="00C602C3" w:rsidRPr="00FB4153" w:rsidRDefault="008D6884" w:rsidP="00C602C3">
      <w:pPr>
        <w:spacing w:line="360" w:lineRule="auto"/>
        <w:contextualSpacing/>
        <w:rPr>
          <w:rFonts w:ascii="Arial" w:hAnsi="Arial" w:cs="Arial"/>
          <w:b/>
          <w:bCs/>
          <w:sz w:val="32"/>
          <w:szCs w:val="24"/>
          <w:u w:val="single"/>
        </w:rPr>
      </w:pPr>
      <w:r w:rsidRPr="00FB4153">
        <w:rPr>
          <w:rFonts w:ascii="Arial" w:hAnsi="Arial" w:cs="Arial"/>
          <w:b/>
          <w:bCs/>
          <w:sz w:val="32"/>
          <w:szCs w:val="24"/>
          <w:u w:val="single"/>
        </w:rPr>
        <w:t>Research O</w:t>
      </w:r>
      <w:r w:rsidR="00C602C3" w:rsidRPr="00FB4153">
        <w:rPr>
          <w:rFonts w:ascii="Arial" w:hAnsi="Arial" w:cs="Arial"/>
          <w:b/>
          <w:bCs/>
          <w:sz w:val="32"/>
          <w:szCs w:val="24"/>
          <w:u w:val="single"/>
        </w:rPr>
        <w:t xml:space="preserve">bjectives </w:t>
      </w:r>
    </w:p>
    <w:p w14:paraId="2C3D6440" w14:textId="77777777" w:rsidR="008D6884" w:rsidRPr="00FB4153" w:rsidRDefault="008D6884" w:rsidP="00C602C3">
      <w:pPr>
        <w:spacing w:line="360" w:lineRule="auto"/>
        <w:contextualSpacing/>
        <w:rPr>
          <w:rFonts w:ascii="Arial" w:hAnsi="Arial" w:cs="Arial"/>
          <w:b/>
          <w:szCs w:val="24"/>
          <w:u w:val="single"/>
        </w:rPr>
      </w:pPr>
      <w:r w:rsidRPr="00FB4153">
        <w:rPr>
          <w:rFonts w:ascii="Arial" w:hAnsi="Arial" w:cs="Arial"/>
          <w:b/>
          <w:szCs w:val="24"/>
          <w:u w:val="single"/>
        </w:rPr>
        <w:t>What innovative plan to be implemented</w:t>
      </w:r>
      <w:r w:rsidR="004B1D3F" w:rsidRPr="00FB4153">
        <w:rPr>
          <w:rFonts w:ascii="Arial" w:hAnsi="Arial" w:cs="Arial"/>
          <w:b/>
          <w:szCs w:val="24"/>
          <w:u w:val="single"/>
        </w:rPr>
        <w:t xml:space="preserve"> to limit this</w:t>
      </w:r>
      <w:r w:rsidRPr="00FB4153">
        <w:rPr>
          <w:rFonts w:ascii="Arial" w:hAnsi="Arial" w:cs="Arial"/>
          <w:b/>
          <w:szCs w:val="24"/>
          <w:u w:val="single"/>
        </w:rPr>
        <w:t>?</w:t>
      </w:r>
    </w:p>
    <w:p w14:paraId="4A3BA804" w14:textId="77777777" w:rsidR="00C602C3" w:rsidRPr="00C602C3" w:rsidRDefault="00C602C3" w:rsidP="00C602C3">
      <w:pPr>
        <w:spacing w:line="360" w:lineRule="auto"/>
        <w:contextualSpacing/>
        <w:rPr>
          <w:rFonts w:ascii="Arial" w:hAnsi="Arial" w:cs="Arial"/>
          <w:sz w:val="24"/>
          <w:szCs w:val="24"/>
        </w:rPr>
      </w:pPr>
      <w:r>
        <w:rPr>
          <w:rFonts w:ascii="Arial" w:hAnsi="Arial" w:cs="Arial"/>
          <w:sz w:val="24"/>
          <w:szCs w:val="24"/>
        </w:rPr>
        <w:t xml:space="preserve">The </w:t>
      </w:r>
      <w:r w:rsidRPr="00C602C3">
        <w:rPr>
          <w:rFonts w:ascii="Arial" w:hAnsi="Arial" w:cs="Arial"/>
          <w:sz w:val="24"/>
          <w:szCs w:val="24"/>
        </w:rPr>
        <w:t>main objective</w:t>
      </w:r>
      <w:r>
        <w:rPr>
          <w:rFonts w:ascii="Arial" w:hAnsi="Arial" w:cs="Arial"/>
          <w:sz w:val="24"/>
          <w:szCs w:val="24"/>
        </w:rPr>
        <w:t xml:space="preserve"> of our research </w:t>
      </w:r>
      <w:r w:rsidRPr="00C602C3">
        <w:rPr>
          <w:rFonts w:ascii="Arial" w:hAnsi="Arial" w:cs="Arial"/>
          <w:sz w:val="24"/>
          <w:szCs w:val="24"/>
        </w:rPr>
        <w:t xml:space="preserve">is to </w:t>
      </w:r>
      <w:r>
        <w:rPr>
          <w:rFonts w:ascii="Arial" w:hAnsi="Arial" w:cs="Arial"/>
          <w:sz w:val="24"/>
          <w:szCs w:val="24"/>
        </w:rPr>
        <w:t xml:space="preserve">implement a solution that will </w:t>
      </w:r>
      <w:r w:rsidRPr="00C602C3">
        <w:rPr>
          <w:rFonts w:ascii="Arial" w:hAnsi="Arial" w:cs="Arial"/>
          <w:sz w:val="24"/>
          <w:szCs w:val="24"/>
        </w:rPr>
        <w:t xml:space="preserve">fact-check </w:t>
      </w:r>
      <w:r>
        <w:rPr>
          <w:rFonts w:ascii="Arial" w:hAnsi="Arial" w:cs="Arial"/>
          <w:sz w:val="24"/>
          <w:szCs w:val="24"/>
        </w:rPr>
        <w:t>information on social media before allowing publication,</w:t>
      </w:r>
      <w:r w:rsidRPr="00C602C3">
        <w:rPr>
          <w:rFonts w:ascii="Arial" w:hAnsi="Arial" w:cs="Arial"/>
          <w:sz w:val="24"/>
          <w:szCs w:val="24"/>
        </w:rPr>
        <w:t xml:space="preserve"> where misinformation will</w:t>
      </w:r>
      <w:r>
        <w:rPr>
          <w:rFonts w:ascii="Arial" w:hAnsi="Arial" w:cs="Arial"/>
          <w:sz w:val="24"/>
          <w:szCs w:val="24"/>
        </w:rPr>
        <w:t xml:space="preserve"> be</w:t>
      </w:r>
      <w:r w:rsidRPr="00C602C3">
        <w:rPr>
          <w:rFonts w:ascii="Arial" w:hAnsi="Arial" w:cs="Arial"/>
          <w:sz w:val="24"/>
          <w:szCs w:val="24"/>
        </w:rPr>
        <w:t xml:space="preserve"> collect</w:t>
      </w:r>
      <w:r>
        <w:rPr>
          <w:rFonts w:ascii="Arial" w:hAnsi="Arial" w:cs="Arial"/>
          <w:sz w:val="24"/>
          <w:szCs w:val="24"/>
        </w:rPr>
        <w:t>ed</w:t>
      </w:r>
      <w:r w:rsidRPr="00C602C3">
        <w:rPr>
          <w:rFonts w:ascii="Arial" w:hAnsi="Arial" w:cs="Arial"/>
          <w:sz w:val="24"/>
          <w:szCs w:val="24"/>
        </w:rPr>
        <w:t xml:space="preserve"> and track</w:t>
      </w:r>
      <w:r>
        <w:rPr>
          <w:rFonts w:ascii="Arial" w:hAnsi="Arial" w:cs="Arial"/>
          <w:sz w:val="24"/>
          <w:szCs w:val="24"/>
        </w:rPr>
        <w:t>ed and denied</w:t>
      </w:r>
      <w:r w:rsidR="00200781">
        <w:rPr>
          <w:rFonts w:ascii="Arial" w:hAnsi="Arial" w:cs="Arial"/>
          <w:sz w:val="24"/>
          <w:szCs w:val="24"/>
        </w:rPr>
        <w:t xml:space="preserve"> publications where necessary. We plan on taking a closer look to</w:t>
      </w:r>
      <w:r w:rsidRPr="00C602C3">
        <w:rPr>
          <w:rFonts w:ascii="Arial" w:hAnsi="Arial" w:cs="Arial"/>
          <w:sz w:val="24"/>
          <w:szCs w:val="24"/>
        </w:rPr>
        <w:t xml:space="preserve"> check</w:t>
      </w:r>
      <w:r w:rsidR="00200781">
        <w:rPr>
          <w:rFonts w:ascii="Arial" w:hAnsi="Arial" w:cs="Arial"/>
          <w:sz w:val="24"/>
          <w:szCs w:val="24"/>
        </w:rPr>
        <w:t>ing</w:t>
      </w:r>
      <w:r w:rsidRPr="00C602C3">
        <w:rPr>
          <w:rFonts w:ascii="Arial" w:hAnsi="Arial" w:cs="Arial"/>
          <w:sz w:val="24"/>
          <w:szCs w:val="24"/>
        </w:rPr>
        <w:t xml:space="preserve"> the source of the story, and if </w:t>
      </w:r>
      <w:r w:rsidR="00200781">
        <w:rPr>
          <w:rFonts w:ascii="Arial" w:hAnsi="Arial" w:cs="Arial"/>
          <w:sz w:val="24"/>
          <w:szCs w:val="24"/>
        </w:rPr>
        <w:t xml:space="preserve">it is </w:t>
      </w:r>
      <w:r w:rsidRPr="00C602C3">
        <w:rPr>
          <w:rFonts w:ascii="Arial" w:hAnsi="Arial" w:cs="Arial"/>
          <w:sz w:val="24"/>
          <w:szCs w:val="24"/>
        </w:rPr>
        <w:t xml:space="preserve">unfamiliar </w:t>
      </w:r>
      <w:r w:rsidR="00200781">
        <w:rPr>
          <w:rFonts w:ascii="Arial" w:hAnsi="Arial" w:cs="Arial"/>
          <w:sz w:val="24"/>
          <w:szCs w:val="24"/>
        </w:rPr>
        <w:t>or no factual source relates to the claims</w:t>
      </w:r>
      <w:r w:rsidRPr="00C602C3">
        <w:rPr>
          <w:rFonts w:ascii="Arial" w:hAnsi="Arial" w:cs="Arial"/>
          <w:sz w:val="24"/>
          <w:szCs w:val="24"/>
        </w:rPr>
        <w:t xml:space="preserve">, there will be </w:t>
      </w:r>
      <w:r w:rsidR="00200781">
        <w:rPr>
          <w:rFonts w:ascii="Arial" w:hAnsi="Arial" w:cs="Arial"/>
          <w:sz w:val="24"/>
          <w:szCs w:val="24"/>
        </w:rPr>
        <w:t>no publication allowed unless otherwise the person appears to the authorities on their new claims with sufficient reference</w:t>
      </w:r>
      <w:r w:rsidRPr="00C602C3">
        <w:rPr>
          <w:rFonts w:ascii="Arial" w:hAnsi="Arial" w:cs="Arial"/>
          <w:sz w:val="24"/>
          <w:szCs w:val="24"/>
        </w:rPr>
        <w:t xml:space="preserve">. </w:t>
      </w:r>
    </w:p>
    <w:p w14:paraId="6DA98734" w14:textId="77777777" w:rsidR="005653CD" w:rsidRPr="00FB4153" w:rsidRDefault="00200781" w:rsidP="00E92EA3">
      <w:pPr>
        <w:spacing w:line="360" w:lineRule="auto"/>
        <w:rPr>
          <w:rFonts w:ascii="Arial" w:hAnsi="Arial" w:cs="Arial"/>
          <w:b/>
          <w:sz w:val="32"/>
          <w:u w:val="single"/>
        </w:rPr>
      </w:pPr>
      <w:r w:rsidRPr="00FB4153">
        <w:rPr>
          <w:rFonts w:ascii="Arial" w:hAnsi="Arial" w:cs="Arial"/>
          <w:b/>
          <w:sz w:val="32"/>
          <w:u w:val="single"/>
        </w:rPr>
        <w:t>R</w:t>
      </w:r>
      <w:r w:rsidR="008D6884" w:rsidRPr="00FB4153">
        <w:rPr>
          <w:rFonts w:ascii="Arial" w:hAnsi="Arial" w:cs="Arial"/>
          <w:b/>
          <w:sz w:val="32"/>
          <w:u w:val="single"/>
        </w:rPr>
        <w:t>esearch M</w:t>
      </w:r>
      <w:r w:rsidRPr="00FB4153">
        <w:rPr>
          <w:rFonts w:ascii="Arial" w:hAnsi="Arial" w:cs="Arial"/>
          <w:b/>
          <w:sz w:val="32"/>
          <w:u w:val="single"/>
        </w:rPr>
        <w:t>ethods</w:t>
      </w:r>
    </w:p>
    <w:p w14:paraId="1BB4C95C" w14:textId="77777777" w:rsidR="00B043BB" w:rsidRDefault="004B1D3F" w:rsidP="00B043BB">
      <w:pPr>
        <w:spacing w:line="360" w:lineRule="auto"/>
        <w:rPr>
          <w:rFonts w:ascii="Arial" w:hAnsi="Arial" w:cs="Arial"/>
          <w:sz w:val="24"/>
        </w:rPr>
      </w:pPr>
      <w:r>
        <w:rPr>
          <w:rFonts w:ascii="Arial" w:hAnsi="Arial" w:cs="Arial"/>
          <w:sz w:val="24"/>
        </w:rPr>
        <w:t xml:space="preserve">From an </w:t>
      </w:r>
      <w:r w:rsidRPr="00FF6495">
        <w:rPr>
          <w:rFonts w:ascii="Arial" w:hAnsi="Arial" w:cs="Arial"/>
          <w:sz w:val="24"/>
          <w:highlight w:val="yellow"/>
          <w:rPrChange w:id="21" w:author="Lynn Coleman" w:date="2020-08-11T09:35:00Z">
            <w:rPr>
              <w:rFonts w:ascii="Arial" w:hAnsi="Arial" w:cs="Arial"/>
              <w:sz w:val="24"/>
            </w:rPr>
          </w:rPrChange>
        </w:rPr>
        <w:t>application perspective</w:t>
      </w:r>
      <w:r>
        <w:rPr>
          <w:rFonts w:ascii="Arial" w:hAnsi="Arial" w:cs="Arial"/>
          <w:sz w:val="24"/>
        </w:rPr>
        <w:t xml:space="preserve">, </w:t>
      </w:r>
      <w:r w:rsidR="00F345AE">
        <w:rPr>
          <w:rFonts w:ascii="Arial" w:hAnsi="Arial" w:cs="Arial"/>
          <w:sz w:val="24"/>
        </w:rPr>
        <w:t>we are conducting a</w:t>
      </w:r>
      <w:r w:rsidR="00680DA2">
        <w:rPr>
          <w:rFonts w:ascii="Arial" w:hAnsi="Arial" w:cs="Arial"/>
          <w:sz w:val="24"/>
        </w:rPr>
        <w:t xml:space="preserve">n applied </w:t>
      </w:r>
      <w:r w:rsidR="00F345AE">
        <w:rPr>
          <w:rFonts w:ascii="Arial" w:hAnsi="Arial" w:cs="Arial"/>
          <w:sz w:val="24"/>
        </w:rPr>
        <w:t>research. Th</w:t>
      </w:r>
      <w:r w:rsidR="00680DA2">
        <w:rPr>
          <w:rFonts w:ascii="Arial" w:hAnsi="Arial" w:cs="Arial"/>
          <w:sz w:val="24"/>
        </w:rPr>
        <w:t>is is because our research is based on the data that will be collected to determine how the problem is and/</w:t>
      </w:r>
      <w:r w:rsidR="00B043BB">
        <w:rPr>
          <w:rFonts w:ascii="Arial" w:hAnsi="Arial" w:cs="Arial"/>
          <w:sz w:val="24"/>
        </w:rPr>
        <w:t xml:space="preserve"> </w:t>
      </w:r>
      <w:r w:rsidR="00680DA2">
        <w:rPr>
          <w:rFonts w:ascii="Arial" w:hAnsi="Arial" w:cs="Arial"/>
          <w:sz w:val="24"/>
        </w:rPr>
        <w:t>affected people hence the proposed solution. According to Kumar (</w:t>
      </w:r>
      <w:r w:rsidR="00C105AB">
        <w:rPr>
          <w:rFonts w:ascii="Arial" w:hAnsi="Arial" w:cs="Arial"/>
          <w:sz w:val="24"/>
        </w:rPr>
        <w:t>2011</w:t>
      </w:r>
      <w:r w:rsidR="00680DA2">
        <w:rPr>
          <w:rFonts w:ascii="Arial" w:hAnsi="Arial" w:cs="Arial"/>
          <w:sz w:val="24"/>
        </w:rPr>
        <w:t>:30</w:t>
      </w:r>
      <w:r w:rsidR="00680DA2" w:rsidRPr="004933B6">
        <w:rPr>
          <w:rFonts w:ascii="Arial" w:hAnsi="Arial" w:cs="Arial"/>
          <w:sz w:val="24"/>
        </w:rPr>
        <w:t>)</w:t>
      </w:r>
      <w:r w:rsidR="00680DA2">
        <w:rPr>
          <w:rFonts w:ascii="Arial" w:hAnsi="Arial" w:cs="Arial"/>
          <w:sz w:val="24"/>
        </w:rPr>
        <w:t xml:space="preserve"> </w:t>
      </w:r>
      <w:r w:rsidR="00F345AE">
        <w:rPr>
          <w:rFonts w:ascii="Arial" w:hAnsi="Arial" w:cs="Arial"/>
          <w:sz w:val="24"/>
        </w:rPr>
        <w:t>“</w:t>
      </w:r>
      <w:r w:rsidR="00680DA2" w:rsidRPr="00680DA2">
        <w:rPr>
          <w:rFonts w:ascii="Arial" w:hAnsi="Arial" w:cs="Arial"/>
          <w:sz w:val="24"/>
        </w:rPr>
        <w:t xml:space="preserve">research methodology </w:t>
      </w:r>
      <w:proofErr w:type="gramStart"/>
      <w:r w:rsidR="00680DA2" w:rsidRPr="00680DA2">
        <w:rPr>
          <w:rFonts w:ascii="Arial" w:hAnsi="Arial" w:cs="Arial"/>
          <w:sz w:val="24"/>
        </w:rPr>
        <w:t>a</w:t>
      </w:r>
      <w:r w:rsidR="00680DA2">
        <w:rPr>
          <w:rFonts w:ascii="Arial" w:hAnsi="Arial" w:cs="Arial"/>
          <w:sz w:val="24"/>
        </w:rPr>
        <w:t>re</w:t>
      </w:r>
      <w:proofErr w:type="gramEnd"/>
      <w:r w:rsidR="00680DA2">
        <w:rPr>
          <w:rFonts w:ascii="Arial" w:hAnsi="Arial" w:cs="Arial"/>
          <w:sz w:val="24"/>
        </w:rPr>
        <w:t xml:space="preserve"> applied to the collection of </w:t>
      </w:r>
      <w:r w:rsidR="00680DA2" w:rsidRPr="00680DA2">
        <w:rPr>
          <w:rFonts w:ascii="Arial" w:hAnsi="Arial" w:cs="Arial"/>
          <w:sz w:val="24"/>
        </w:rPr>
        <w:t>information about various aspects of a situation, issue</w:t>
      </w:r>
      <w:r w:rsidR="00B043BB">
        <w:rPr>
          <w:rFonts w:ascii="Arial" w:hAnsi="Arial" w:cs="Arial"/>
          <w:sz w:val="24"/>
        </w:rPr>
        <w:t>…</w:t>
      </w:r>
      <w:r w:rsidR="00680DA2">
        <w:rPr>
          <w:rFonts w:ascii="Arial" w:hAnsi="Arial" w:cs="Arial"/>
          <w:sz w:val="24"/>
        </w:rPr>
        <w:t xml:space="preserve"> so that the information </w:t>
      </w:r>
      <w:r w:rsidR="00680DA2" w:rsidRPr="00680DA2">
        <w:rPr>
          <w:rFonts w:ascii="Arial" w:hAnsi="Arial" w:cs="Arial"/>
          <w:sz w:val="24"/>
        </w:rPr>
        <w:t>gathered can be used in other ways</w:t>
      </w:r>
      <w:r w:rsidR="00F345AE">
        <w:rPr>
          <w:rFonts w:ascii="Arial" w:hAnsi="Arial" w:cs="Arial"/>
          <w:sz w:val="24"/>
        </w:rPr>
        <w:t>”</w:t>
      </w:r>
      <w:r w:rsidR="00680DA2">
        <w:rPr>
          <w:rFonts w:ascii="Arial" w:hAnsi="Arial" w:cs="Arial"/>
          <w:sz w:val="24"/>
        </w:rPr>
        <w:t>.</w:t>
      </w:r>
      <w:r w:rsidR="004D4BC6">
        <w:rPr>
          <w:rFonts w:ascii="Arial" w:hAnsi="Arial" w:cs="Arial"/>
          <w:sz w:val="24"/>
        </w:rPr>
        <w:t xml:space="preserve"> </w:t>
      </w:r>
      <w:commentRangeStart w:id="22"/>
      <w:r w:rsidR="004D4BC6">
        <w:rPr>
          <w:rFonts w:ascii="Arial" w:hAnsi="Arial" w:cs="Arial"/>
          <w:sz w:val="24"/>
        </w:rPr>
        <w:t>In an objective perspective, our research is</w:t>
      </w:r>
      <w:r w:rsidR="008D4314">
        <w:rPr>
          <w:rFonts w:ascii="Arial" w:hAnsi="Arial" w:cs="Arial"/>
          <w:sz w:val="24"/>
        </w:rPr>
        <w:t xml:space="preserve"> both</w:t>
      </w:r>
      <w:r w:rsidR="004D4BC6">
        <w:rPr>
          <w:rFonts w:ascii="Arial" w:hAnsi="Arial" w:cs="Arial"/>
          <w:sz w:val="24"/>
        </w:rPr>
        <w:t xml:space="preserve"> descriptive </w:t>
      </w:r>
      <w:r w:rsidR="001F08DA">
        <w:rPr>
          <w:rFonts w:ascii="Arial" w:hAnsi="Arial" w:cs="Arial"/>
          <w:sz w:val="24"/>
        </w:rPr>
        <w:t>and</w:t>
      </w:r>
      <w:r w:rsidR="004D4BC6">
        <w:rPr>
          <w:rFonts w:ascii="Arial" w:hAnsi="Arial" w:cs="Arial"/>
          <w:sz w:val="24"/>
        </w:rPr>
        <w:t xml:space="preserve"> </w:t>
      </w:r>
      <w:r w:rsidR="008D4314">
        <w:rPr>
          <w:rFonts w:ascii="Arial" w:hAnsi="Arial" w:cs="Arial"/>
          <w:sz w:val="24"/>
        </w:rPr>
        <w:t xml:space="preserve">correlational. </w:t>
      </w:r>
      <w:commentRangeEnd w:id="22"/>
      <w:r w:rsidR="00FF6495">
        <w:rPr>
          <w:rStyle w:val="CommentReference"/>
        </w:rPr>
        <w:commentReference w:id="22"/>
      </w:r>
    </w:p>
    <w:p w14:paraId="019D7E74" w14:textId="77777777" w:rsidR="00200781" w:rsidRDefault="008D4314" w:rsidP="00B043BB">
      <w:pPr>
        <w:spacing w:line="360" w:lineRule="auto"/>
        <w:rPr>
          <w:rFonts w:ascii="Arial" w:hAnsi="Arial" w:cs="Arial"/>
          <w:sz w:val="24"/>
        </w:rPr>
      </w:pPr>
      <w:r>
        <w:rPr>
          <w:rFonts w:ascii="Arial" w:hAnsi="Arial" w:cs="Arial"/>
          <w:sz w:val="24"/>
        </w:rPr>
        <w:t xml:space="preserve">With regards to descriptive research, </w:t>
      </w:r>
      <w:commentRangeStart w:id="23"/>
      <w:r>
        <w:rPr>
          <w:rFonts w:ascii="Arial" w:hAnsi="Arial" w:cs="Arial"/>
          <w:sz w:val="24"/>
        </w:rPr>
        <w:t>we describe the fake news issue in social media and provide the attitude of people towards it.</w:t>
      </w:r>
      <w:commentRangeEnd w:id="23"/>
      <w:r w:rsidR="00FF6495">
        <w:rPr>
          <w:rStyle w:val="CommentReference"/>
        </w:rPr>
        <w:commentReference w:id="23"/>
      </w:r>
      <w:r>
        <w:rPr>
          <w:rFonts w:ascii="Arial" w:hAnsi="Arial" w:cs="Arial"/>
          <w:sz w:val="24"/>
        </w:rPr>
        <w:t xml:space="preserve"> As Kumar (</w:t>
      </w:r>
      <w:r w:rsidR="00C105AB">
        <w:rPr>
          <w:rFonts w:ascii="Arial" w:hAnsi="Arial" w:cs="Arial"/>
          <w:sz w:val="24"/>
        </w:rPr>
        <w:t>2011</w:t>
      </w:r>
      <w:r>
        <w:rPr>
          <w:rFonts w:ascii="Arial" w:hAnsi="Arial" w:cs="Arial"/>
          <w:sz w:val="24"/>
        </w:rPr>
        <w:t>:30</w:t>
      </w:r>
      <w:r w:rsidRPr="004933B6">
        <w:rPr>
          <w:rFonts w:ascii="Arial" w:hAnsi="Arial" w:cs="Arial"/>
          <w:sz w:val="24"/>
        </w:rPr>
        <w:t>)</w:t>
      </w:r>
      <w:r>
        <w:rPr>
          <w:rFonts w:ascii="Arial" w:hAnsi="Arial" w:cs="Arial"/>
          <w:sz w:val="24"/>
        </w:rPr>
        <w:t xml:space="preserve"> says “a </w:t>
      </w:r>
      <w:r w:rsidRPr="008D4314">
        <w:rPr>
          <w:rFonts w:ascii="Arial" w:hAnsi="Arial" w:cs="Arial"/>
          <w:sz w:val="24"/>
        </w:rPr>
        <w:t>descriptive study attempts to descr</w:t>
      </w:r>
      <w:r>
        <w:rPr>
          <w:rFonts w:ascii="Arial" w:hAnsi="Arial" w:cs="Arial"/>
          <w:sz w:val="24"/>
        </w:rPr>
        <w:t>ibe systematically a situation</w:t>
      </w:r>
      <w:r w:rsidR="00B043BB">
        <w:rPr>
          <w:rFonts w:ascii="Arial" w:hAnsi="Arial" w:cs="Arial"/>
          <w:sz w:val="24"/>
        </w:rPr>
        <w:t>…</w:t>
      </w:r>
      <w:r w:rsidRPr="008D4314">
        <w:rPr>
          <w:rFonts w:ascii="Arial" w:hAnsi="Arial" w:cs="Arial"/>
          <w:sz w:val="24"/>
        </w:rPr>
        <w:t xml:space="preserve"> about, s</w:t>
      </w:r>
      <w:r>
        <w:rPr>
          <w:rFonts w:ascii="Arial" w:hAnsi="Arial" w:cs="Arial"/>
          <w:sz w:val="24"/>
        </w:rPr>
        <w:t xml:space="preserve">ay, the living conditions </w:t>
      </w:r>
      <w:r w:rsidRPr="008D4314">
        <w:rPr>
          <w:rFonts w:ascii="Arial" w:hAnsi="Arial" w:cs="Arial"/>
          <w:sz w:val="24"/>
        </w:rPr>
        <w:t>of a community, or describes attitudes towards an issue.</w:t>
      </w:r>
      <w:r>
        <w:rPr>
          <w:rFonts w:ascii="Arial" w:hAnsi="Arial" w:cs="Arial"/>
          <w:sz w:val="24"/>
        </w:rPr>
        <w:t xml:space="preserve">” </w:t>
      </w:r>
      <w:r w:rsidR="004D4BC6">
        <w:rPr>
          <w:rFonts w:ascii="Arial" w:hAnsi="Arial" w:cs="Arial"/>
          <w:sz w:val="24"/>
        </w:rPr>
        <w:t xml:space="preserve"> </w:t>
      </w:r>
      <w:r w:rsidR="001F08DA">
        <w:rPr>
          <w:rFonts w:ascii="Arial" w:hAnsi="Arial" w:cs="Arial"/>
          <w:sz w:val="24"/>
        </w:rPr>
        <w:t xml:space="preserve">In correlation we simply described the relationship between the rise of fake news and how social media influence it. “The </w:t>
      </w:r>
      <w:r w:rsidR="001F08DA" w:rsidRPr="001F08DA">
        <w:rPr>
          <w:rFonts w:ascii="Arial" w:hAnsi="Arial" w:cs="Arial"/>
          <w:sz w:val="24"/>
        </w:rPr>
        <w:t>main emphasis in a correlational study is to discover</w:t>
      </w:r>
      <w:r w:rsidR="00B043BB">
        <w:rPr>
          <w:rFonts w:ascii="Arial" w:hAnsi="Arial" w:cs="Arial"/>
          <w:sz w:val="24"/>
        </w:rPr>
        <w:t>…</w:t>
      </w:r>
      <w:r w:rsidR="001F08DA">
        <w:rPr>
          <w:rFonts w:ascii="Arial" w:hAnsi="Arial" w:cs="Arial"/>
          <w:sz w:val="24"/>
        </w:rPr>
        <w:t xml:space="preserve"> the existence of a </w:t>
      </w:r>
      <w:r w:rsidR="001F08DA" w:rsidRPr="001F08DA">
        <w:rPr>
          <w:rFonts w:ascii="Arial" w:hAnsi="Arial" w:cs="Arial"/>
          <w:sz w:val="24"/>
        </w:rPr>
        <w:t>relationship</w:t>
      </w:r>
      <w:r w:rsidR="00B043BB">
        <w:rPr>
          <w:rFonts w:ascii="Arial" w:hAnsi="Arial" w:cs="Arial"/>
          <w:sz w:val="24"/>
        </w:rPr>
        <w:t>…</w:t>
      </w:r>
      <w:r w:rsidR="001F08DA" w:rsidRPr="001F08DA">
        <w:rPr>
          <w:rFonts w:ascii="Arial" w:hAnsi="Arial" w:cs="Arial"/>
          <w:sz w:val="24"/>
        </w:rPr>
        <w:t xml:space="preserve"> between two or more aspects of a situation</w:t>
      </w:r>
      <w:r w:rsidR="001F08DA">
        <w:rPr>
          <w:rFonts w:ascii="Arial" w:hAnsi="Arial" w:cs="Arial"/>
          <w:sz w:val="24"/>
        </w:rPr>
        <w:t xml:space="preserve">” </w:t>
      </w:r>
      <w:r w:rsidR="004933B6">
        <w:rPr>
          <w:rFonts w:ascii="Arial" w:hAnsi="Arial" w:cs="Arial"/>
          <w:sz w:val="24"/>
        </w:rPr>
        <w:t>Kumar (</w:t>
      </w:r>
      <w:r w:rsidR="004933B6" w:rsidRPr="004933B6">
        <w:rPr>
          <w:rFonts w:ascii="Arial" w:hAnsi="Arial" w:cs="Arial"/>
          <w:sz w:val="24"/>
        </w:rPr>
        <w:t>201</w:t>
      </w:r>
      <w:r w:rsidR="00C105AB">
        <w:rPr>
          <w:rFonts w:ascii="Arial" w:hAnsi="Arial" w:cs="Arial"/>
          <w:sz w:val="24"/>
        </w:rPr>
        <w:t>1</w:t>
      </w:r>
      <w:r w:rsidR="004933B6">
        <w:rPr>
          <w:rFonts w:ascii="Arial" w:hAnsi="Arial" w:cs="Arial"/>
          <w:sz w:val="24"/>
        </w:rPr>
        <w:t>:</w:t>
      </w:r>
      <w:r w:rsidR="00F345AE">
        <w:rPr>
          <w:rFonts w:ascii="Arial" w:hAnsi="Arial" w:cs="Arial"/>
          <w:sz w:val="24"/>
        </w:rPr>
        <w:t>30</w:t>
      </w:r>
      <w:r w:rsidR="004933B6" w:rsidRPr="004933B6">
        <w:rPr>
          <w:rFonts w:ascii="Arial" w:hAnsi="Arial" w:cs="Arial"/>
          <w:sz w:val="24"/>
        </w:rPr>
        <w:t>)</w:t>
      </w:r>
      <w:r w:rsidR="00F345AE">
        <w:rPr>
          <w:rFonts w:ascii="Arial" w:hAnsi="Arial" w:cs="Arial"/>
          <w:sz w:val="24"/>
        </w:rPr>
        <w:t>.</w:t>
      </w:r>
      <w:r w:rsidR="00B043BB">
        <w:rPr>
          <w:rFonts w:ascii="Arial" w:hAnsi="Arial" w:cs="Arial"/>
          <w:sz w:val="24"/>
        </w:rPr>
        <w:t xml:space="preserve"> In the enquiry mode perspective, we are using the structured approach to help us get a certain response as to how often do people make sure what they consume on the media is factual. “To</w:t>
      </w:r>
      <w:r w:rsidR="00B043BB" w:rsidRPr="00B043BB">
        <w:rPr>
          <w:rFonts w:ascii="Arial" w:hAnsi="Arial" w:cs="Arial"/>
          <w:sz w:val="24"/>
        </w:rPr>
        <w:t xml:space="preserve"> find out how many people </w:t>
      </w:r>
      <w:r w:rsidR="00B043BB" w:rsidRPr="00B043BB">
        <w:rPr>
          <w:rFonts w:ascii="Arial" w:hAnsi="Arial" w:cs="Arial"/>
          <w:sz w:val="24"/>
        </w:rPr>
        <w:lastRenderedPageBreak/>
        <w:t>have a p</w:t>
      </w:r>
      <w:r w:rsidR="00B043BB">
        <w:rPr>
          <w:rFonts w:ascii="Arial" w:hAnsi="Arial" w:cs="Arial"/>
          <w:sz w:val="24"/>
        </w:rPr>
        <w:t>articular perspective …a</w:t>
      </w:r>
      <w:r w:rsidR="00B043BB" w:rsidRPr="00B043BB">
        <w:rPr>
          <w:rFonts w:ascii="Arial" w:hAnsi="Arial" w:cs="Arial"/>
          <w:sz w:val="24"/>
        </w:rPr>
        <w:t xml:space="preserve"> particular problem</w:t>
      </w:r>
      <w:r w:rsidR="00B043BB">
        <w:rPr>
          <w:rFonts w:ascii="Arial" w:hAnsi="Arial" w:cs="Arial"/>
          <w:sz w:val="24"/>
        </w:rPr>
        <w:t xml:space="preserve"> …</w:t>
      </w:r>
      <w:r w:rsidR="00B043BB" w:rsidRPr="00B043BB">
        <w:rPr>
          <w:rFonts w:ascii="Arial" w:hAnsi="Arial" w:cs="Arial"/>
          <w:sz w:val="24"/>
        </w:rPr>
        <w:t xml:space="preserve">a particular view, you need </w:t>
      </w:r>
      <w:r w:rsidR="00B043BB">
        <w:rPr>
          <w:rFonts w:ascii="Arial" w:hAnsi="Arial" w:cs="Arial"/>
          <w:sz w:val="24"/>
        </w:rPr>
        <w:t xml:space="preserve">to have a </w:t>
      </w:r>
      <w:r w:rsidR="00B043BB" w:rsidRPr="00B043BB">
        <w:rPr>
          <w:rFonts w:ascii="Arial" w:hAnsi="Arial" w:cs="Arial"/>
          <w:sz w:val="24"/>
        </w:rPr>
        <w:t>structured approach to enquiry</w:t>
      </w:r>
      <w:r w:rsidR="00B043BB">
        <w:rPr>
          <w:rFonts w:ascii="Arial" w:hAnsi="Arial" w:cs="Arial"/>
          <w:sz w:val="24"/>
        </w:rPr>
        <w:t>”</w:t>
      </w:r>
      <w:r w:rsidR="00CB35DA">
        <w:rPr>
          <w:rFonts w:ascii="Arial" w:hAnsi="Arial" w:cs="Arial"/>
          <w:sz w:val="24"/>
        </w:rPr>
        <w:t xml:space="preserve"> Kumar (</w:t>
      </w:r>
      <w:r w:rsidR="00CB35DA" w:rsidRPr="004933B6">
        <w:rPr>
          <w:rFonts w:ascii="Arial" w:hAnsi="Arial" w:cs="Arial"/>
          <w:sz w:val="24"/>
        </w:rPr>
        <w:t>201</w:t>
      </w:r>
      <w:r w:rsidR="00C105AB">
        <w:rPr>
          <w:rFonts w:ascii="Arial" w:hAnsi="Arial" w:cs="Arial"/>
          <w:sz w:val="24"/>
        </w:rPr>
        <w:t>1</w:t>
      </w:r>
      <w:r w:rsidR="00CB35DA">
        <w:rPr>
          <w:rFonts w:ascii="Arial" w:hAnsi="Arial" w:cs="Arial"/>
          <w:sz w:val="24"/>
        </w:rPr>
        <w:t>:</w:t>
      </w:r>
      <w:r w:rsidR="00AF3CDD">
        <w:rPr>
          <w:rFonts w:ascii="Arial" w:hAnsi="Arial" w:cs="Arial"/>
          <w:sz w:val="24"/>
        </w:rPr>
        <w:t>31</w:t>
      </w:r>
      <w:r w:rsidR="00CB35DA" w:rsidRPr="004933B6">
        <w:rPr>
          <w:rFonts w:ascii="Arial" w:hAnsi="Arial" w:cs="Arial"/>
          <w:sz w:val="24"/>
        </w:rPr>
        <w:t>)</w:t>
      </w:r>
      <w:r w:rsidR="00CB35DA">
        <w:rPr>
          <w:rFonts w:ascii="Arial" w:hAnsi="Arial" w:cs="Arial"/>
          <w:sz w:val="24"/>
        </w:rPr>
        <w:t>.</w:t>
      </w:r>
    </w:p>
    <w:p w14:paraId="1208EC2E" w14:textId="77777777" w:rsidR="00C105AB" w:rsidRDefault="00C105AB" w:rsidP="00C105AB">
      <w:pPr>
        <w:spacing w:line="360" w:lineRule="auto"/>
        <w:rPr>
          <w:rFonts w:ascii="Arial" w:hAnsi="Arial" w:cs="Arial"/>
          <w:sz w:val="24"/>
        </w:rPr>
      </w:pPr>
      <w:r>
        <w:rPr>
          <w:rFonts w:ascii="Arial" w:hAnsi="Arial" w:cs="Arial"/>
          <w:sz w:val="24"/>
        </w:rPr>
        <w:t xml:space="preserve">When we collect data, we will use sampling, which </w:t>
      </w:r>
      <w:r w:rsidRPr="00C105AB">
        <w:rPr>
          <w:rFonts w:ascii="Arial" w:hAnsi="Arial" w:cs="Arial"/>
          <w:sz w:val="24"/>
        </w:rPr>
        <w:t xml:space="preserve">is </w:t>
      </w:r>
      <w:r>
        <w:rPr>
          <w:rFonts w:ascii="Arial" w:hAnsi="Arial" w:cs="Arial"/>
          <w:sz w:val="24"/>
        </w:rPr>
        <w:t xml:space="preserve">“the process of selecting a few (a </w:t>
      </w:r>
      <w:r w:rsidRPr="00C105AB">
        <w:rPr>
          <w:rFonts w:ascii="Arial" w:hAnsi="Arial" w:cs="Arial"/>
          <w:sz w:val="24"/>
        </w:rPr>
        <w:t>sample) fr</w:t>
      </w:r>
      <w:r>
        <w:rPr>
          <w:rFonts w:ascii="Arial" w:hAnsi="Arial" w:cs="Arial"/>
          <w:sz w:val="24"/>
        </w:rPr>
        <w:t xml:space="preserve">om a bigger group (the sampling </w:t>
      </w:r>
      <w:r w:rsidRPr="00C105AB">
        <w:rPr>
          <w:rFonts w:ascii="Arial" w:hAnsi="Arial" w:cs="Arial"/>
          <w:sz w:val="24"/>
        </w:rPr>
        <w:t>pop</w:t>
      </w:r>
      <w:r>
        <w:rPr>
          <w:rFonts w:ascii="Arial" w:hAnsi="Arial" w:cs="Arial"/>
          <w:sz w:val="24"/>
        </w:rPr>
        <w:t xml:space="preserve">ulation) to become the basis of </w:t>
      </w:r>
      <w:r w:rsidR="00BB2CBE">
        <w:rPr>
          <w:rFonts w:ascii="Arial" w:hAnsi="Arial" w:cs="Arial"/>
          <w:sz w:val="24"/>
        </w:rPr>
        <w:t xml:space="preserve">estimating </w:t>
      </w:r>
      <w:r w:rsidRPr="00C105AB">
        <w:rPr>
          <w:rFonts w:ascii="Arial" w:hAnsi="Arial" w:cs="Arial"/>
          <w:sz w:val="24"/>
        </w:rPr>
        <w:t xml:space="preserve">the prevalence </w:t>
      </w:r>
      <w:r>
        <w:rPr>
          <w:rFonts w:ascii="Arial" w:hAnsi="Arial" w:cs="Arial"/>
          <w:sz w:val="24"/>
        </w:rPr>
        <w:t xml:space="preserve">of an </w:t>
      </w:r>
      <w:r w:rsidRPr="00C105AB">
        <w:rPr>
          <w:rFonts w:ascii="Arial" w:hAnsi="Arial" w:cs="Arial"/>
          <w:sz w:val="24"/>
        </w:rPr>
        <w:t>unknown piece of information</w:t>
      </w:r>
      <w:r>
        <w:rPr>
          <w:rFonts w:ascii="Arial" w:hAnsi="Arial" w:cs="Arial"/>
          <w:sz w:val="24"/>
        </w:rPr>
        <w:t xml:space="preserve"> …regarding the bigger group”</w:t>
      </w:r>
      <w:r w:rsidRPr="00C105AB">
        <w:rPr>
          <w:rFonts w:ascii="Arial" w:hAnsi="Arial" w:cs="Arial"/>
          <w:sz w:val="24"/>
        </w:rPr>
        <w:t xml:space="preserve"> (Kumar, 2011)</w:t>
      </w:r>
      <w:r>
        <w:rPr>
          <w:rFonts w:ascii="Arial" w:hAnsi="Arial" w:cs="Arial"/>
          <w:sz w:val="24"/>
        </w:rPr>
        <w:t>.</w:t>
      </w:r>
      <w:r w:rsidR="00BB2CBE">
        <w:rPr>
          <w:rFonts w:ascii="Arial" w:hAnsi="Arial" w:cs="Arial"/>
          <w:sz w:val="24"/>
        </w:rPr>
        <w:t xml:space="preserve"> </w:t>
      </w:r>
      <w:r w:rsidR="00BB2CBE" w:rsidRPr="00FF6495">
        <w:rPr>
          <w:rFonts w:ascii="Arial" w:hAnsi="Arial" w:cs="Arial"/>
          <w:sz w:val="24"/>
          <w:highlight w:val="yellow"/>
          <w:rPrChange w:id="24" w:author="Lynn Coleman" w:date="2020-08-11T09:36:00Z">
            <w:rPr>
              <w:rFonts w:ascii="Arial" w:hAnsi="Arial" w:cs="Arial"/>
              <w:sz w:val="24"/>
            </w:rPr>
          </w:rPrChange>
        </w:rPr>
        <w:t>We chose to use a larger sample size</w:t>
      </w:r>
      <w:r w:rsidR="00DF4F01" w:rsidRPr="00FF6495">
        <w:rPr>
          <w:rFonts w:ascii="Arial" w:hAnsi="Arial" w:cs="Arial"/>
          <w:sz w:val="24"/>
          <w:highlight w:val="yellow"/>
          <w:rPrChange w:id="25" w:author="Lynn Coleman" w:date="2020-08-11T09:36:00Z">
            <w:rPr>
              <w:rFonts w:ascii="Arial" w:hAnsi="Arial" w:cs="Arial"/>
              <w:sz w:val="24"/>
            </w:rPr>
          </w:rPrChange>
        </w:rPr>
        <w:t xml:space="preserve"> being all post-graduate students in IT at CPUT rather than just choosing B-Tech or Masters Students only.</w:t>
      </w:r>
      <w:r w:rsidR="00DF4F01">
        <w:rPr>
          <w:rFonts w:ascii="Arial" w:hAnsi="Arial" w:cs="Arial"/>
          <w:sz w:val="24"/>
        </w:rPr>
        <w:t xml:space="preserve"> </w:t>
      </w:r>
      <w:r w:rsidR="00BB2CBE" w:rsidRPr="00FF6495">
        <w:rPr>
          <w:rFonts w:ascii="Arial" w:hAnsi="Arial" w:cs="Arial"/>
          <w:sz w:val="24"/>
          <w:highlight w:val="yellow"/>
          <w:rPrChange w:id="26" w:author="Lynn Coleman" w:date="2020-08-11T09:36:00Z">
            <w:rPr>
              <w:rFonts w:ascii="Arial" w:hAnsi="Arial" w:cs="Arial"/>
              <w:sz w:val="24"/>
            </w:rPr>
          </w:rPrChange>
        </w:rPr>
        <w:t>This will benefit us because</w:t>
      </w:r>
      <w:r w:rsidR="00DF4F01" w:rsidRPr="00FF6495">
        <w:rPr>
          <w:rFonts w:ascii="Arial" w:hAnsi="Arial" w:cs="Arial"/>
          <w:sz w:val="24"/>
          <w:highlight w:val="yellow"/>
          <w:rPrChange w:id="27" w:author="Lynn Coleman" w:date="2020-08-11T09:36:00Z">
            <w:rPr>
              <w:rFonts w:ascii="Arial" w:hAnsi="Arial" w:cs="Arial"/>
              <w:sz w:val="24"/>
            </w:rPr>
          </w:rPrChange>
        </w:rPr>
        <w:t xml:space="preserve"> heterogeneity is yielded due to having access to a bigger population to get the saturation point.</w:t>
      </w:r>
      <w:r w:rsidR="00BB2CBE" w:rsidRPr="00FF6495">
        <w:rPr>
          <w:rFonts w:ascii="Arial" w:hAnsi="Arial" w:cs="Arial"/>
          <w:sz w:val="24"/>
          <w:highlight w:val="yellow"/>
          <w:rPrChange w:id="28" w:author="Lynn Coleman" w:date="2020-08-11T09:36:00Z">
            <w:rPr>
              <w:rFonts w:ascii="Arial" w:hAnsi="Arial" w:cs="Arial"/>
              <w:sz w:val="24"/>
            </w:rPr>
          </w:rPrChange>
        </w:rPr>
        <w:t xml:space="preserve"> </w:t>
      </w:r>
      <w:r w:rsidR="00DF4F01" w:rsidRPr="00FF6495">
        <w:rPr>
          <w:rFonts w:ascii="Arial" w:hAnsi="Arial" w:cs="Arial"/>
          <w:sz w:val="24"/>
          <w:highlight w:val="yellow"/>
          <w:rPrChange w:id="29" w:author="Lynn Coleman" w:date="2020-08-11T09:36:00Z">
            <w:rPr>
              <w:rFonts w:ascii="Arial" w:hAnsi="Arial" w:cs="Arial"/>
              <w:sz w:val="24"/>
            </w:rPr>
          </w:rPrChange>
        </w:rPr>
        <w:t>I</w:t>
      </w:r>
      <w:r w:rsidR="00BB2CBE" w:rsidRPr="00FF6495">
        <w:rPr>
          <w:rFonts w:ascii="Arial" w:hAnsi="Arial" w:cs="Arial"/>
          <w:sz w:val="24"/>
          <w:highlight w:val="yellow"/>
          <w:rPrChange w:id="30" w:author="Lynn Coleman" w:date="2020-08-11T09:36:00Z">
            <w:rPr>
              <w:rFonts w:ascii="Arial" w:hAnsi="Arial" w:cs="Arial"/>
              <w:sz w:val="24"/>
            </w:rPr>
          </w:rPrChange>
        </w:rPr>
        <w:t>f</w:t>
      </w:r>
      <w:r w:rsidR="00DF4F01" w:rsidRPr="00FF6495">
        <w:rPr>
          <w:rFonts w:ascii="Arial" w:hAnsi="Arial" w:cs="Arial"/>
          <w:sz w:val="24"/>
          <w:highlight w:val="yellow"/>
          <w:rPrChange w:id="31" w:author="Lynn Coleman" w:date="2020-08-11T09:36:00Z">
            <w:rPr>
              <w:rFonts w:ascii="Arial" w:hAnsi="Arial" w:cs="Arial"/>
              <w:sz w:val="24"/>
            </w:rPr>
          </w:rPrChange>
        </w:rPr>
        <w:t xml:space="preserve"> we do our sampling properly</w:t>
      </w:r>
      <w:r w:rsidR="00BB2CBE" w:rsidRPr="00FF6495">
        <w:rPr>
          <w:rFonts w:ascii="Arial" w:hAnsi="Arial" w:cs="Arial"/>
          <w:sz w:val="24"/>
          <w:highlight w:val="yellow"/>
          <w:rPrChange w:id="32" w:author="Lynn Coleman" w:date="2020-08-11T09:36:00Z">
            <w:rPr>
              <w:rFonts w:ascii="Arial" w:hAnsi="Arial" w:cs="Arial"/>
              <w:sz w:val="24"/>
            </w:rPr>
          </w:rPrChange>
        </w:rPr>
        <w:t>, it will provide valid and reliable results and also save us money from our budget and time.</w:t>
      </w:r>
    </w:p>
    <w:p w14:paraId="7B59517D" w14:textId="77777777" w:rsidR="00B23C9E" w:rsidRPr="00FB4153" w:rsidRDefault="00B23C9E" w:rsidP="00B23C9E">
      <w:pPr>
        <w:contextualSpacing/>
        <w:rPr>
          <w:rFonts w:ascii="Arial" w:hAnsi="Arial" w:cs="Arial"/>
          <w:b/>
          <w:bCs/>
          <w:sz w:val="32"/>
          <w:szCs w:val="24"/>
          <w:u w:val="single"/>
        </w:rPr>
      </w:pPr>
      <w:r w:rsidRPr="00FB4153">
        <w:rPr>
          <w:rFonts w:ascii="Arial" w:hAnsi="Arial" w:cs="Arial"/>
          <w:b/>
          <w:bCs/>
          <w:sz w:val="32"/>
          <w:szCs w:val="24"/>
          <w:u w:val="single"/>
        </w:rPr>
        <w:t xml:space="preserve">Research Ethics </w:t>
      </w:r>
    </w:p>
    <w:p w14:paraId="2C981745" w14:textId="77777777" w:rsidR="00B23C9E" w:rsidRPr="00B23C9E" w:rsidRDefault="00B23C9E" w:rsidP="00B23C9E">
      <w:pPr>
        <w:pStyle w:val="ListParagraph"/>
        <w:numPr>
          <w:ilvl w:val="0"/>
          <w:numId w:val="16"/>
        </w:numPr>
        <w:spacing w:after="0" w:line="360" w:lineRule="auto"/>
        <w:rPr>
          <w:rFonts w:ascii="Arial" w:hAnsi="Arial" w:cs="Arial"/>
          <w:sz w:val="24"/>
        </w:rPr>
      </w:pPr>
      <w:commentRangeStart w:id="33"/>
      <w:r w:rsidRPr="00B23C9E">
        <w:rPr>
          <w:rFonts w:ascii="Arial" w:hAnsi="Arial" w:cs="Arial"/>
          <w:sz w:val="24"/>
        </w:rPr>
        <w:t>Collecting information</w:t>
      </w:r>
      <w:r w:rsidR="00A11F7E">
        <w:rPr>
          <w:rFonts w:ascii="Arial" w:hAnsi="Arial" w:cs="Arial"/>
          <w:sz w:val="24"/>
        </w:rPr>
        <w:t xml:space="preserve"> </w:t>
      </w:r>
      <w:r w:rsidRPr="00B23C9E">
        <w:rPr>
          <w:rFonts w:ascii="Arial" w:hAnsi="Arial" w:cs="Arial"/>
          <w:sz w:val="24"/>
        </w:rPr>
        <w:t>- before collecting the information, we will fist obtain the respondents’ informed consent, so that we do not put pressure or ask questions without the respondent’s permission.</w:t>
      </w:r>
    </w:p>
    <w:p w14:paraId="61C16EAF" w14:textId="77777777"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Seeking consent</w:t>
      </w:r>
      <w:r w:rsidR="00A11F7E">
        <w:rPr>
          <w:rFonts w:ascii="Arial" w:hAnsi="Arial" w:cs="Arial"/>
          <w:sz w:val="24"/>
        </w:rPr>
        <w:t xml:space="preserve"> </w:t>
      </w:r>
      <w:r w:rsidRPr="00B23C9E">
        <w:rPr>
          <w:rFonts w:ascii="Arial" w:hAnsi="Arial" w:cs="Arial"/>
          <w:sz w:val="24"/>
        </w:rPr>
        <w:t>- we will inform and explain to the participants what kind of information we want before seeking information.</w:t>
      </w:r>
    </w:p>
    <w:p w14:paraId="54C00764" w14:textId="77777777"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Providing incentives</w:t>
      </w:r>
      <w:r w:rsidR="00A11F7E">
        <w:rPr>
          <w:rFonts w:ascii="Arial" w:hAnsi="Arial" w:cs="Arial"/>
          <w:sz w:val="24"/>
        </w:rPr>
        <w:t xml:space="preserve"> </w:t>
      </w:r>
      <w:r w:rsidRPr="00B23C9E">
        <w:rPr>
          <w:rFonts w:ascii="Arial" w:hAnsi="Arial" w:cs="Arial"/>
          <w:sz w:val="24"/>
        </w:rPr>
        <w:t>- we will not bribe or pay participants for them to provide us with information, we can give small gifts after obtaining the information.</w:t>
      </w:r>
    </w:p>
    <w:p w14:paraId="65E85CAB" w14:textId="77777777"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Maintaining confidentiality</w:t>
      </w:r>
      <w:r w:rsidR="00A11F7E">
        <w:rPr>
          <w:rFonts w:ascii="Arial" w:hAnsi="Arial" w:cs="Arial"/>
          <w:sz w:val="24"/>
        </w:rPr>
        <w:t xml:space="preserve"> </w:t>
      </w:r>
      <w:r w:rsidRPr="00B23C9E">
        <w:rPr>
          <w:rFonts w:ascii="Arial" w:hAnsi="Arial" w:cs="Arial"/>
          <w:sz w:val="24"/>
        </w:rPr>
        <w:t>- we will not under any circumstances share information about a respondent.</w:t>
      </w:r>
    </w:p>
    <w:p w14:paraId="1E38080E" w14:textId="77777777" w:rsidR="00B23C9E" w:rsidRPr="00B23C9E" w:rsidRDefault="00A11F7E" w:rsidP="00B23C9E">
      <w:pPr>
        <w:pStyle w:val="ListParagraph"/>
        <w:numPr>
          <w:ilvl w:val="0"/>
          <w:numId w:val="16"/>
        </w:numPr>
        <w:spacing w:after="0" w:line="360" w:lineRule="auto"/>
        <w:rPr>
          <w:rFonts w:ascii="Arial" w:hAnsi="Arial" w:cs="Arial"/>
          <w:sz w:val="24"/>
        </w:rPr>
      </w:pPr>
      <w:r>
        <w:rPr>
          <w:rFonts w:ascii="Arial" w:hAnsi="Arial" w:cs="Arial"/>
          <w:sz w:val="24"/>
        </w:rPr>
        <w:t xml:space="preserve">Avoid </w:t>
      </w:r>
      <w:r w:rsidR="00B23C9E" w:rsidRPr="00B23C9E">
        <w:rPr>
          <w:rFonts w:ascii="Arial" w:hAnsi="Arial" w:cs="Arial"/>
          <w:sz w:val="24"/>
        </w:rPr>
        <w:t>bias</w:t>
      </w:r>
      <w:r>
        <w:rPr>
          <w:rFonts w:ascii="Arial" w:hAnsi="Arial" w:cs="Arial"/>
          <w:sz w:val="24"/>
        </w:rPr>
        <w:t xml:space="preserve"> - W</w:t>
      </w:r>
      <w:r w:rsidR="00B23C9E" w:rsidRPr="00B23C9E">
        <w:rPr>
          <w:rFonts w:ascii="Arial" w:hAnsi="Arial" w:cs="Arial"/>
          <w:sz w:val="24"/>
        </w:rPr>
        <w:t>e will never introduce bias into our research study.</w:t>
      </w:r>
      <w:commentRangeEnd w:id="33"/>
      <w:r w:rsidR="00FF6495">
        <w:rPr>
          <w:rStyle w:val="CommentReference"/>
        </w:rPr>
        <w:commentReference w:id="33"/>
      </w:r>
    </w:p>
    <w:p w14:paraId="6699C532" w14:textId="77777777" w:rsidR="00B23C9E" w:rsidRPr="00FB4153" w:rsidRDefault="00B23C9E" w:rsidP="00B23C9E">
      <w:pPr>
        <w:spacing w:line="360" w:lineRule="auto"/>
        <w:contextualSpacing/>
        <w:rPr>
          <w:rFonts w:ascii="Arial" w:hAnsi="Arial" w:cs="Arial"/>
          <w:b/>
          <w:bCs/>
          <w:sz w:val="32"/>
          <w:szCs w:val="24"/>
          <w:u w:val="single"/>
        </w:rPr>
      </w:pPr>
      <w:r w:rsidRPr="00FB4153">
        <w:rPr>
          <w:rFonts w:ascii="Arial" w:hAnsi="Arial" w:cs="Arial"/>
          <w:b/>
          <w:bCs/>
          <w:sz w:val="32"/>
          <w:szCs w:val="24"/>
          <w:u w:val="single"/>
        </w:rPr>
        <w:t xml:space="preserve">Budget and </w:t>
      </w:r>
      <w:commentRangeStart w:id="34"/>
      <w:r w:rsidRPr="00FB4153">
        <w:rPr>
          <w:rFonts w:ascii="Arial" w:hAnsi="Arial" w:cs="Arial"/>
          <w:b/>
          <w:bCs/>
          <w:sz w:val="32"/>
          <w:szCs w:val="24"/>
          <w:u w:val="single"/>
        </w:rPr>
        <w:t>Timeline</w:t>
      </w:r>
      <w:commentRangeEnd w:id="34"/>
      <w:r w:rsidR="00FF6495">
        <w:rPr>
          <w:rStyle w:val="CommentReference"/>
        </w:rPr>
        <w:commentReference w:id="34"/>
      </w:r>
      <w:r w:rsidRPr="00FB4153">
        <w:rPr>
          <w:rFonts w:ascii="Arial" w:hAnsi="Arial" w:cs="Arial"/>
          <w:b/>
          <w:bCs/>
          <w:sz w:val="32"/>
          <w:szCs w:val="24"/>
          <w:u w:val="single"/>
        </w:rPr>
        <w:t xml:space="preserve"> </w:t>
      </w:r>
    </w:p>
    <w:p w14:paraId="342EED46" w14:textId="77777777" w:rsidR="00FB4153" w:rsidRPr="00C21541" w:rsidRDefault="00FB4153" w:rsidP="00FB4153">
      <w:pPr>
        <w:pStyle w:val="ListParagraph"/>
        <w:numPr>
          <w:ilvl w:val="0"/>
          <w:numId w:val="18"/>
        </w:numPr>
        <w:spacing w:after="0" w:line="360" w:lineRule="auto"/>
        <w:rPr>
          <w:rFonts w:ascii="Arial" w:hAnsi="Arial" w:cs="Arial"/>
          <w:sz w:val="24"/>
          <w:szCs w:val="24"/>
        </w:rPr>
      </w:pPr>
      <w:r w:rsidRPr="00C21541">
        <w:rPr>
          <w:rFonts w:ascii="Arial" w:hAnsi="Arial" w:cs="Arial"/>
          <w:sz w:val="24"/>
          <w:szCs w:val="24"/>
        </w:rPr>
        <w:t xml:space="preserve">We will collect data to see if how many people will like the idea of fake news detector </w:t>
      </w:r>
      <w:r>
        <w:rPr>
          <w:rFonts w:ascii="Arial" w:hAnsi="Arial" w:cs="Arial"/>
          <w:sz w:val="24"/>
          <w:szCs w:val="24"/>
        </w:rPr>
        <w:t>by</w:t>
      </w:r>
      <w:r w:rsidRPr="00C21541">
        <w:rPr>
          <w:rFonts w:ascii="Arial" w:hAnsi="Arial" w:cs="Arial"/>
          <w:sz w:val="24"/>
          <w:szCs w:val="24"/>
        </w:rPr>
        <w:t xml:space="preserve"> 30</w:t>
      </w:r>
      <w:r>
        <w:rPr>
          <w:rFonts w:ascii="Arial" w:hAnsi="Arial" w:cs="Arial"/>
          <w:sz w:val="24"/>
          <w:szCs w:val="24"/>
        </w:rPr>
        <w:t>th</w:t>
      </w:r>
      <w:r w:rsidRPr="00C21541">
        <w:rPr>
          <w:rFonts w:ascii="Arial" w:hAnsi="Arial" w:cs="Arial"/>
          <w:sz w:val="24"/>
          <w:szCs w:val="24"/>
        </w:rPr>
        <w:t xml:space="preserve"> July 2020</w:t>
      </w:r>
      <w:r>
        <w:rPr>
          <w:rFonts w:ascii="Arial" w:hAnsi="Arial" w:cs="Arial"/>
          <w:sz w:val="24"/>
          <w:szCs w:val="24"/>
        </w:rPr>
        <w:t>.</w:t>
      </w:r>
    </w:p>
    <w:p w14:paraId="075175AB" w14:textId="77777777" w:rsidR="00FB4153" w:rsidRPr="00C21541" w:rsidRDefault="00FB4153" w:rsidP="00FB4153">
      <w:pPr>
        <w:pStyle w:val="ListParagraph"/>
        <w:numPr>
          <w:ilvl w:val="0"/>
          <w:numId w:val="18"/>
        </w:numPr>
        <w:spacing w:after="0" w:line="360" w:lineRule="auto"/>
        <w:rPr>
          <w:rFonts w:ascii="Arial" w:hAnsi="Arial" w:cs="Arial"/>
          <w:sz w:val="24"/>
          <w:szCs w:val="24"/>
        </w:rPr>
      </w:pPr>
      <w:r>
        <w:rPr>
          <w:rFonts w:ascii="Arial" w:hAnsi="Arial" w:cs="Arial"/>
          <w:sz w:val="24"/>
          <w:szCs w:val="24"/>
        </w:rPr>
        <w:t xml:space="preserve">We will implement a solution </w:t>
      </w:r>
      <w:r w:rsidRPr="00C21541">
        <w:rPr>
          <w:rFonts w:ascii="Arial" w:hAnsi="Arial" w:cs="Arial"/>
          <w:sz w:val="24"/>
          <w:szCs w:val="24"/>
        </w:rPr>
        <w:t>by 01 August 2020 to capture and distinguish fake news from real news</w:t>
      </w:r>
      <w:r>
        <w:rPr>
          <w:rFonts w:ascii="Arial" w:hAnsi="Arial" w:cs="Arial"/>
          <w:sz w:val="24"/>
          <w:szCs w:val="24"/>
        </w:rPr>
        <w:t>. This will have a budget of R12 000.</w:t>
      </w:r>
    </w:p>
    <w:p w14:paraId="5B1BCF6D" w14:textId="77777777" w:rsidR="00FB4153" w:rsidRPr="00C21541" w:rsidRDefault="00FB4153" w:rsidP="00FB4153">
      <w:pPr>
        <w:pStyle w:val="ListParagraph"/>
        <w:numPr>
          <w:ilvl w:val="0"/>
          <w:numId w:val="17"/>
        </w:numPr>
        <w:spacing w:after="0" w:line="360" w:lineRule="auto"/>
        <w:ind w:left="720"/>
        <w:rPr>
          <w:rFonts w:ascii="Arial" w:hAnsi="Arial" w:cs="Arial"/>
          <w:sz w:val="24"/>
          <w:szCs w:val="24"/>
        </w:rPr>
      </w:pPr>
      <w:r w:rsidRPr="00C21541">
        <w:rPr>
          <w:rFonts w:ascii="Arial" w:hAnsi="Arial" w:cs="Arial"/>
          <w:sz w:val="24"/>
          <w:szCs w:val="24"/>
        </w:rPr>
        <w:t xml:space="preserve">Test the </w:t>
      </w:r>
      <w:r>
        <w:rPr>
          <w:rFonts w:ascii="Arial" w:hAnsi="Arial" w:cs="Arial"/>
          <w:sz w:val="24"/>
          <w:szCs w:val="24"/>
        </w:rPr>
        <w:t>implementation</w:t>
      </w:r>
      <w:r w:rsidRPr="00C21541">
        <w:rPr>
          <w:rFonts w:ascii="Arial" w:hAnsi="Arial" w:cs="Arial"/>
          <w:sz w:val="24"/>
          <w:szCs w:val="24"/>
        </w:rPr>
        <w:t xml:space="preserve"> to see if the features and the functions are working -</w:t>
      </w:r>
      <w:r>
        <w:rPr>
          <w:rFonts w:ascii="Arial" w:hAnsi="Arial" w:cs="Arial"/>
          <w:sz w:val="24"/>
          <w:szCs w:val="24"/>
        </w:rPr>
        <w:t xml:space="preserve"> </w:t>
      </w:r>
      <w:r w:rsidRPr="00C21541">
        <w:rPr>
          <w:rFonts w:ascii="Arial" w:hAnsi="Arial" w:cs="Arial"/>
          <w:sz w:val="24"/>
          <w:szCs w:val="24"/>
        </w:rPr>
        <w:t>31 September 2020</w:t>
      </w:r>
      <w:r>
        <w:rPr>
          <w:rFonts w:ascii="Arial" w:hAnsi="Arial" w:cs="Arial"/>
          <w:sz w:val="24"/>
          <w:szCs w:val="24"/>
        </w:rPr>
        <w:t>. This will have a budget of R5 000.</w:t>
      </w:r>
    </w:p>
    <w:p w14:paraId="54F16C2D" w14:textId="77777777" w:rsidR="00FB4153" w:rsidRPr="00C21541" w:rsidRDefault="00FB4153" w:rsidP="00FB4153">
      <w:pPr>
        <w:pStyle w:val="ListParagraph"/>
        <w:numPr>
          <w:ilvl w:val="0"/>
          <w:numId w:val="17"/>
        </w:numPr>
        <w:spacing w:after="0" w:line="360" w:lineRule="auto"/>
        <w:ind w:left="720"/>
        <w:rPr>
          <w:rFonts w:ascii="Arial" w:hAnsi="Arial" w:cs="Arial"/>
          <w:sz w:val="24"/>
          <w:szCs w:val="24"/>
        </w:rPr>
      </w:pPr>
      <w:r w:rsidRPr="00C21541">
        <w:rPr>
          <w:rFonts w:ascii="Arial" w:hAnsi="Arial" w:cs="Arial"/>
          <w:sz w:val="24"/>
          <w:szCs w:val="24"/>
        </w:rPr>
        <w:t>Processing and displaying of data</w:t>
      </w:r>
      <w:r>
        <w:rPr>
          <w:rFonts w:ascii="Arial" w:hAnsi="Arial" w:cs="Arial"/>
          <w:sz w:val="24"/>
          <w:szCs w:val="24"/>
        </w:rPr>
        <w:t xml:space="preserve"> </w:t>
      </w:r>
      <w:r w:rsidRPr="00C21541">
        <w:rPr>
          <w:rFonts w:ascii="Arial" w:hAnsi="Arial" w:cs="Arial"/>
          <w:sz w:val="24"/>
          <w:szCs w:val="24"/>
        </w:rPr>
        <w:t>-</w:t>
      </w:r>
      <w:r>
        <w:rPr>
          <w:rFonts w:ascii="Arial" w:hAnsi="Arial" w:cs="Arial"/>
          <w:sz w:val="24"/>
          <w:szCs w:val="24"/>
        </w:rPr>
        <w:t xml:space="preserve"> </w:t>
      </w:r>
      <w:r w:rsidRPr="00C21541">
        <w:rPr>
          <w:rFonts w:ascii="Arial" w:hAnsi="Arial" w:cs="Arial"/>
          <w:sz w:val="24"/>
          <w:szCs w:val="24"/>
        </w:rPr>
        <w:t>we will advertise our website after we are done testing</w:t>
      </w:r>
      <w:r>
        <w:rPr>
          <w:rFonts w:ascii="Arial" w:hAnsi="Arial" w:cs="Arial"/>
          <w:sz w:val="24"/>
          <w:szCs w:val="24"/>
        </w:rPr>
        <w:t xml:space="preserve"> </w:t>
      </w:r>
      <w:r w:rsidRPr="00C21541">
        <w:rPr>
          <w:rFonts w:ascii="Arial" w:hAnsi="Arial" w:cs="Arial"/>
          <w:sz w:val="24"/>
          <w:szCs w:val="24"/>
        </w:rPr>
        <w:t>- 10 October 2020</w:t>
      </w:r>
      <w:r>
        <w:rPr>
          <w:rFonts w:ascii="Arial" w:hAnsi="Arial" w:cs="Arial"/>
          <w:sz w:val="24"/>
          <w:szCs w:val="24"/>
        </w:rPr>
        <w:t>. This will have a budget of R3 000.</w:t>
      </w:r>
    </w:p>
    <w:p w14:paraId="4CCFE38C" w14:textId="77777777" w:rsidR="00FB4153" w:rsidRPr="00C21541" w:rsidRDefault="00FB4153" w:rsidP="00FB4153">
      <w:pPr>
        <w:pStyle w:val="ListParagraph"/>
        <w:numPr>
          <w:ilvl w:val="0"/>
          <w:numId w:val="17"/>
        </w:numPr>
        <w:spacing w:after="0" w:line="360" w:lineRule="auto"/>
        <w:ind w:left="720"/>
        <w:rPr>
          <w:rFonts w:ascii="Arial" w:hAnsi="Arial" w:cs="Arial"/>
          <w:sz w:val="24"/>
          <w:szCs w:val="24"/>
        </w:rPr>
      </w:pPr>
      <w:r w:rsidRPr="00C21541">
        <w:rPr>
          <w:rFonts w:ascii="Arial" w:hAnsi="Arial" w:cs="Arial"/>
          <w:sz w:val="24"/>
          <w:szCs w:val="24"/>
        </w:rPr>
        <w:t xml:space="preserve">We will write a research report </w:t>
      </w:r>
      <w:r>
        <w:rPr>
          <w:rFonts w:ascii="Arial" w:hAnsi="Arial" w:cs="Arial"/>
          <w:sz w:val="24"/>
          <w:szCs w:val="24"/>
        </w:rPr>
        <w:t>as an a</w:t>
      </w:r>
      <w:r w:rsidRPr="00C21541">
        <w:rPr>
          <w:rFonts w:ascii="Arial" w:hAnsi="Arial" w:cs="Arial"/>
          <w:sz w:val="24"/>
          <w:szCs w:val="24"/>
        </w:rPr>
        <w:t>rticle – 01 November 2020</w:t>
      </w:r>
      <w:r>
        <w:rPr>
          <w:rFonts w:ascii="Arial" w:hAnsi="Arial" w:cs="Arial"/>
          <w:sz w:val="24"/>
          <w:szCs w:val="24"/>
        </w:rPr>
        <w:t>.</w:t>
      </w:r>
    </w:p>
    <w:p w14:paraId="5E594C99" w14:textId="77777777" w:rsidR="00FB4153" w:rsidRPr="008F10F5" w:rsidRDefault="00FB4153" w:rsidP="00FB4153">
      <w:pPr>
        <w:spacing w:line="360" w:lineRule="auto"/>
        <w:contextualSpacing/>
        <w:rPr>
          <w:rFonts w:ascii="Arial" w:hAnsi="Arial" w:cs="Arial"/>
          <w:bCs/>
          <w:sz w:val="24"/>
          <w:szCs w:val="24"/>
        </w:rPr>
      </w:pPr>
      <w:r>
        <w:rPr>
          <w:rFonts w:ascii="Arial" w:hAnsi="Arial" w:cs="Arial"/>
          <w:bCs/>
          <w:sz w:val="24"/>
          <w:szCs w:val="24"/>
        </w:rPr>
        <w:lastRenderedPageBreak/>
        <w:t>In overall, we strongly believe that an amount of R20 000 will be enough to cover the costs of our entire research.</w:t>
      </w:r>
    </w:p>
    <w:p w14:paraId="22DC6226" w14:textId="77777777" w:rsidR="000621A0" w:rsidRPr="000621A0" w:rsidRDefault="000621A0" w:rsidP="000621A0">
      <w:pPr>
        <w:spacing w:line="360" w:lineRule="auto"/>
        <w:rPr>
          <w:rFonts w:ascii="Arial" w:hAnsi="Arial" w:cs="Arial"/>
          <w:sz w:val="36"/>
          <w:szCs w:val="32"/>
          <w:u w:val="single"/>
        </w:rPr>
      </w:pPr>
      <w:r w:rsidRPr="000621A0">
        <w:rPr>
          <w:rFonts w:ascii="Arial" w:hAnsi="Arial" w:cs="Arial"/>
          <w:sz w:val="36"/>
          <w:szCs w:val="32"/>
          <w:u w:val="single"/>
        </w:rPr>
        <w:t>Reference</w:t>
      </w:r>
    </w:p>
    <w:p w14:paraId="7BAE1A1A" w14:textId="77777777" w:rsidR="000621A0" w:rsidRDefault="000621A0" w:rsidP="000621A0">
      <w:pPr>
        <w:pStyle w:val="ListParagraph"/>
        <w:numPr>
          <w:ilvl w:val="0"/>
          <w:numId w:val="15"/>
        </w:numPr>
        <w:spacing w:line="360" w:lineRule="auto"/>
        <w:rPr>
          <w:rFonts w:ascii="Arial" w:hAnsi="Arial" w:cs="Arial"/>
          <w:sz w:val="24"/>
          <w:szCs w:val="32"/>
        </w:rPr>
      </w:pPr>
      <w:r w:rsidRPr="00FF6495">
        <w:rPr>
          <w:rFonts w:ascii="Arial" w:hAnsi="Arial" w:cs="Arial"/>
          <w:sz w:val="24"/>
          <w:szCs w:val="32"/>
          <w:highlight w:val="yellow"/>
          <w:rPrChange w:id="35" w:author="Lynn Coleman" w:date="2020-08-11T09:34:00Z">
            <w:rPr>
              <w:rFonts w:ascii="Arial" w:hAnsi="Arial" w:cs="Arial"/>
              <w:sz w:val="24"/>
              <w:szCs w:val="32"/>
            </w:rPr>
          </w:rPrChange>
        </w:rPr>
        <w:t xml:space="preserve">Ft.com. 2020. Companies Fear Rise </w:t>
      </w:r>
      <w:r w:rsidR="00392C30" w:rsidRPr="00FF6495">
        <w:rPr>
          <w:rFonts w:ascii="Arial" w:hAnsi="Arial" w:cs="Arial"/>
          <w:sz w:val="24"/>
          <w:szCs w:val="32"/>
          <w:highlight w:val="yellow"/>
          <w:rPrChange w:id="36" w:author="Lynn Coleman" w:date="2020-08-11T09:34:00Z">
            <w:rPr>
              <w:rFonts w:ascii="Arial" w:hAnsi="Arial" w:cs="Arial"/>
              <w:sz w:val="24"/>
              <w:szCs w:val="32"/>
            </w:rPr>
          </w:rPrChange>
        </w:rPr>
        <w:t>of</w:t>
      </w:r>
      <w:r w:rsidRPr="00FF6495">
        <w:rPr>
          <w:rFonts w:ascii="Arial" w:hAnsi="Arial" w:cs="Arial"/>
          <w:sz w:val="24"/>
          <w:szCs w:val="32"/>
          <w:highlight w:val="yellow"/>
          <w:rPrChange w:id="37" w:author="Lynn Coleman" w:date="2020-08-11T09:34:00Z">
            <w:rPr>
              <w:rFonts w:ascii="Arial" w:hAnsi="Arial" w:cs="Arial"/>
              <w:sz w:val="24"/>
              <w:szCs w:val="32"/>
            </w:rPr>
          </w:rPrChange>
        </w:rPr>
        <w:t xml:space="preserve"> Fake New</w:t>
      </w:r>
      <w:r w:rsidRPr="0001447B">
        <w:rPr>
          <w:rFonts w:ascii="Arial" w:hAnsi="Arial" w:cs="Arial"/>
          <w:sz w:val="24"/>
          <w:szCs w:val="32"/>
        </w:rPr>
        <w:t xml:space="preserve">s </w:t>
      </w:r>
      <w:r w:rsidR="00392C30" w:rsidRPr="0001447B">
        <w:rPr>
          <w:rFonts w:ascii="Arial" w:hAnsi="Arial" w:cs="Arial"/>
          <w:sz w:val="24"/>
          <w:szCs w:val="32"/>
        </w:rPr>
        <w:t>and</w:t>
      </w:r>
      <w:r w:rsidRPr="0001447B">
        <w:rPr>
          <w:rFonts w:ascii="Arial" w:hAnsi="Arial" w:cs="Arial"/>
          <w:sz w:val="24"/>
          <w:szCs w:val="32"/>
        </w:rPr>
        <w:t xml:space="preserve"> Social Media Rumours. [online] Available at: </w:t>
      </w:r>
      <w:hyperlink r:id="rId10" w:history="1">
        <w:r w:rsidRPr="00D270CA">
          <w:rPr>
            <w:rStyle w:val="Hyperlink"/>
            <w:rFonts w:ascii="Arial" w:hAnsi="Arial" w:cs="Arial"/>
            <w:sz w:val="24"/>
            <w:szCs w:val="32"/>
          </w:rPr>
          <w:t>https://www.ft.com/content/4241a2f6-e080-11e9-9743-db5a370481bc</w:t>
        </w:r>
      </w:hyperlink>
      <w:r>
        <w:rPr>
          <w:rFonts w:ascii="Arial" w:hAnsi="Arial" w:cs="Arial"/>
          <w:sz w:val="24"/>
          <w:szCs w:val="32"/>
        </w:rPr>
        <w:t xml:space="preserve"> </w:t>
      </w:r>
      <w:r w:rsidRPr="0001447B">
        <w:rPr>
          <w:rFonts w:ascii="Arial" w:hAnsi="Arial" w:cs="Arial"/>
          <w:sz w:val="24"/>
          <w:szCs w:val="32"/>
        </w:rPr>
        <w:t>[Accessed 12 July 2020].</w:t>
      </w:r>
    </w:p>
    <w:p w14:paraId="612C5087" w14:textId="77777777" w:rsidR="000621A0" w:rsidRDefault="000621A0" w:rsidP="000621A0">
      <w:pPr>
        <w:pStyle w:val="ListParagraph"/>
        <w:numPr>
          <w:ilvl w:val="0"/>
          <w:numId w:val="15"/>
        </w:numPr>
        <w:spacing w:line="360" w:lineRule="auto"/>
        <w:rPr>
          <w:rFonts w:ascii="Arial" w:hAnsi="Arial" w:cs="Arial"/>
          <w:sz w:val="24"/>
          <w:szCs w:val="32"/>
        </w:rPr>
      </w:pPr>
      <w:r w:rsidRPr="00FF6495">
        <w:rPr>
          <w:rFonts w:ascii="Arial" w:hAnsi="Arial" w:cs="Arial"/>
          <w:sz w:val="24"/>
          <w:szCs w:val="32"/>
          <w:highlight w:val="yellow"/>
          <w:rPrChange w:id="38" w:author="Lynn Coleman" w:date="2020-08-11T09:34:00Z">
            <w:rPr>
              <w:rFonts w:ascii="Arial" w:hAnsi="Arial" w:cs="Arial"/>
              <w:sz w:val="24"/>
              <w:szCs w:val="32"/>
            </w:rPr>
          </w:rPrChange>
        </w:rPr>
        <w:t xml:space="preserve">BBC News. 2020. The Rise </w:t>
      </w:r>
      <w:r w:rsidR="00392C30" w:rsidRPr="00FF6495">
        <w:rPr>
          <w:rFonts w:ascii="Arial" w:hAnsi="Arial" w:cs="Arial"/>
          <w:sz w:val="24"/>
          <w:szCs w:val="32"/>
          <w:highlight w:val="yellow"/>
          <w:rPrChange w:id="39" w:author="Lynn Coleman" w:date="2020-08-11T09:34:00Z">
            <w:rPr>
              <w:rFonts w:ascii="Arial" w:hAnsi="Arial" w:cs="Arial"/>
              <w:sz w:val="24"/>
              <w:szCs w:val="32"/>
            </w:rPr>
          </w:rPrChange>
        </w:rPr>
        <w:t>and</w:t>
      </w:r>
      <w:r w:rsidRPr="00FF6495">
        <w:rPr>
          <w:rFonts w:ascii="Arial" w:hAnsi="Arial" w:cs="Arial"/>
          <w:sz w:val="24"/>
          <w:szCs w:val="32"/>
          <w:highlight w:val="yellow"/>
          <w:rPrChange w:id="40" w:author="Lynn Coleman" w:date="2020-08-11T09:34:00Z">
            <w:rPr>
              <w:rFonts w:ascii="Arial" w:hAnsi="Arial" w:cs="Arial"/>
              <w:sz w:val="24"/>
              <w:szCs w:val="32"/>
            </w:rPr>
          </w:rPrChange>
        </w:rPr>
        <w:t xml:space="preserve"> Rise</w:t>
      </w:r>
      <w:r w:rsidRPr="0001447B">
        <w:rPr>
          <w:rFonts w:ascii="Arial" w:hAnsi="Arial" w:cs="Arial"/>
          <w:sz w:val="24"/>
          <w:szCs w:val="32"/>
        </w:rPr>
        <w:t xml:space="preserve"> </w:t>
      </w:r>
      <w:r w:rsidR="00392C30" w:rsidRPr="0001447B">
        <w:rPr>
          <w:rFonts w:ascii="Arial" w:hAnsi="Arial" w:cs="Arial"/>
          <w:sz w:val="24"/>
          <w:szCs w:val="32"/>
        </w:rPr>
        <w:t>of</w:t>
      </w:r>
      <w:r w:rsidRPr="0001447B">
        <w:rPr>
          <w:rFonts w:ascii="Arial" w:hAnsi="Arial" w:cs="Arial"/>
          <w:sz w:val="24"/>
          <w:szCs w:val="32"/>
        </w:rPr>
        <w:t xml:space="preserve"> Fake News. [online] Available at: </w:t>
      </w:r>
      <w:hyperlink r:id="rId11" w:history="1">
        <w:r w:rsidRPr="00D270CA">
          <w:rPr>
            <w:rStyle w:val="Hyperlink"/>
            <w:rFonts w:ascii="Arial" w:hAnsi="Arial" w:cs="Arial"/>
            <w:sz w:val="24"/>
            <w:szCs w:val="32"/>
          </w:rPr>
          <w:t>https://www.bbc.com/news/blogs-trending-37846860</w:t>
        </w:r>
      </w:hyperlink>
      <w:r>
        <w:rPr>
          <w:rFonts w:ascii="Arial" w:hAnsi="Arial" w:cs="Arial"/>
          <w:sz w:val="24"/>
          <w:szCs w:val="32"/>
        </w:rPr>
        <w:t xml:space="preserve"> </w:t>
      </w:r>
      <w:r w:rsidRPr="0001447B">
        <w:rPr>
          <w:rFonts w:ascii="Arial" w:hAnsi="Arial" w:cs="Arial"/>
          <w:sz w:val="24"/>
          <w:szCs w:val="32"/>
        </w:rPr>
        <w:t>[Accessed 12 July 2020].</w:t>
      </w:r>
    </w:p>
    <w:p w14:paraId="7C1A3942" w14:textId="77777777" w:rsidR="000621A0" w:rsidRPr="00ED0824" w:rsidRDefault="000621A0" w:rsidP="000621A0">
      <w:pPr>
        <w:pStyle w:val="ListParagraph"/>
        <w:numPr>
          <w:ilvl w:val="0"/>
          <w:numId w:val="15"/>
        </w:numPr>
        <w:rPr>
          <w:rFonts w:ascii="Arial" w:hAnsi="Arial" w:cs="Arial"/>
          <w:sz w:val="24"/>
          <w:szCs w:val="32"/>
        </w:rPr>
      </w:pPr>
      <w:r w:rsidRPr="00ED0824">
        <w:rPr>
          <w:rFonts w:ascii="Arial" w:hAnsi="Arial" w:cs="Arial"/>
          <w:sz w:val="24"/>
          <w:szCs w:val="32"/>
        </w:rPr>
        <w:t xml:space="preserve">Ordway, D. (2019). Fake news and the spread of misinformation - Journalist's Resource. [online] Journalist's Resource. Available at: </w:t>
      </w:r>
      <w:hyperlink r:id="rId12" w:history="1">
        <w:r w:rsidRPr="00D270CA">
          <w:rPr>
            <w:rStyle w:val="Hyperlink"/>
            <w:rFonts w:ascii="Arial" w:hAnsi="Arial" w:cs="Arial"/>
            <w:sz w:val="24"/>
            <w:szCs w:val="32"/>
          </w:rPr>
          <w:t>https://journalistsresource.org/studies/society/internet/fake-news-conspiracy-theories-journalism-research/</w:t>
        </w:r>
      </w:hyperlink>
      <w:r>
        <w:rPr>
          <w:rFonts w:ascii="Arial" w:hAnsi="Arial" w:cs="Arial"/>
          <w:sz w:val="24"/>
          <w:szCs w:val="32"/>
        </w:rPr>
        <w:t xml:space="preserve"> </w:t>
      </w:r>
      <w:r w:rsidRPr="00ED0824">
        <w:rPr>
          <w:rFonts w:ascii="Arial" w:hAnsi="Arial" w:cs="Arial"/>
          <w:sz w:val="24"/>
          <w:szCs w:val="32"/>
        </w:rPr>
        <w:t xml:space="preserve">[Accessed </w:t>
      </w:r>
      <w:r w:rsidRPr="0001447B">
        <w:rPr>
          <w:rFonts w:ascii="Arial" w:hAnsi="Arial" w:cs="Arial"/>
          <w:sz w:val="24"/>
          <w:szCs w:val="32"/>
        </w:rPr>
        <w:t>12 July 2020</w:t>
      </w:r>
      <w:r w:rsidRPr="00ED0824">
        <w:rPr>
          <w:rFonts w:ascii="Arial" w:hAnsi="Arial" w:cs="Arial"/>
          <w:sz w:val="24"/>
          <w:szCs w:val="32"/>
        </w:rPr>
        <w:t>].</w:t>
      </w:r>
    </w:p>
    <w:p w14:paraId="1513A09A" w14:textId="77777777" w:rsidR="000621A0" w:rsidRDefault="000621A0" w:rsidP="000621A0">
      <w:pPr>
        <w:pStyle w:val="ListParagraph"/>
        <w:numPr>
          <w:ilvl w:val="0"/>
          <w:numId w:val="15"/>
        </w:numPr>
        <w:spacing w:line="360" w:lineRule="auto"/>
        <w:rPr>
          <w:rFonts w:ascii="Arial" w:hAnsi="Arial" w:cs="Arial"/>
          <w:sz w:val="24"/>
          <w:szCs w:val="32"/>
        </w:rPr>
      </w:pPr>
      <w:r w:rsidRPr="00FF6495">
        <w:rPr>
          <w:rFonts w:ascii="Arial" w:hAnsi="Arial" w:cs="Arial"/>
          <w:sz w:val="24"/>
          <w:szCs w:val="32"/>
          <w:highlight w:val="yellow"/>
          <w:rPrChange w:id="41" w:author="Lynn Coleman" w:date="2020-08-11T09:34:00Z">
            <w:rPr>
              <w:rFonts w:ascii="Arial" w:hAnsi="Arial" w:cs="Arial"/>
              <w:sz w:val="24"/>
              <w:szCs w:val="32"/>
            </w:rPr>
          </w:rPrChange>
        </w:rPr>
        <w:t>Webwise.ie. 2020. Explained</w:t>
      </w:r>
      <w:r w:rsidRPr="00682F09">
        <w:rPr>
          <w:rFonts w:ascii="Arial" w:hAnsi="Arial" w:cs="Arial"/>
          <w:sz w:val="24"/>
          <w:szCs w:val="32"/>
        </w:rPr>
        <w:t xml:space="preserve">: What Is Fake News? | Social Media and Filter Bubbles. [online] Available at: </w:t>
      </w:r>
      <w:hyperlink r:id="rId13" w:history="1">
        <w:r w:rsidRPr="00D270CA">
          <w:rPr>
            <w:rStyle w:val="Hyperlink"/>
            <w:rFonts w:ascii="Arial" w:hAnsi="Arial" w:cs="Arial"/>
            <w:sz w:val="24"/>
            <w:szCs w:val="32"/>
          </w:rPr>
          <w:t>https://www.webwise.ie/teachers/what-is-fake-news/</w:t>
        </w:r>
      </w:hyperlink>
      <w:r>
        <w:rPr>
          <w:rFonts w:ascii="Arial" w:hAnsi="Arial" w:cs="Arial"/>
          <w:sz w:val="24"/>
          <w:szCs w:val="32"/>
        </w:rPr>
        <w:t xml:space="preserve"> </w:t>
      </w:r>
      <w:r w:rsidRPr="00682F09">
        <w:rPr>
          <w:rFonts w:ascii="Arial" w:hAnsi="Arial" w:cs="Arial"/>
          <w:sz w:val="24"/>
          <w:szCs w:val="32"/>
        </w:rPr>
        <w:t>[Accessed 12 July 2020].</w:t>
      </w:r>
    </w:p>
    <w:p w14:paraId="2D04DEBB" w14:textId="77777777" w:rsidR="000621A0" w:rsidRDefault="000621A0" w:rsidP="000621A0">
      <w:pPr>
        <w:pStyle w:val="ListParagraph"/>
        <w:numPr>
          <w:ilvl w:val="0"/>
          <w:numId w:val="15"/>
        </w:numPr>
        <w:spacing w:line="360" w:lineRule="auto"/>
        <w:rPr>
          <w:rFonts w:ascii="Arial" w:hAnsi="Arial" w:cs="Arial"/>
          <w:sz w:val="24"/>
          <w:szCs w:val="32"/>
        </w:rPr>
      </w:pPr>
      <w:r w:rsidRPr="00C379EF">
        <w:rPr>
          <w:rFonts w:ascii="Arial" w:hAnsi="Arial" w:cs="Arial"/>
          <w:sz w:val="24"/>
          <w:szCs w:val="32"/>
          <w:highlight w:val="yellow"/>
        </w:rPr>
        <w:t xml:space="preserve">Ordway, D., 2020. Fake News </w:t>
      </w:r>
      <w:proofErr w:type="gramStart"/>
      <w:r w:rsidRPr="00C379EF">
        <w:rPr>
          <w:rFonts w:ascii="Arial" w:hAnsi="Arial" w:cs="Arial"/>
          <w:sz w:val="24"/>
          <w:szCs w:val="32"/>
          <w:highlight w:val="yellow"/>
        </w:rPr>
        <w:t>And</w:t>
      </w:r>
      <w:proofErr w:type="gramEnd"/>
      <w:r w:rsidRPr="00C379EF">
        <w:rPr>
          <w:rFonts w:ascii="Arial" w:hAnsi="Arial" w:cs="Arial"/>
          <w:sz w:val="24"/>
          <w:szCs w:val="32"/>
          <w:highlight w:val="yellow"/>
        </w:rPr>
        <w:t xml:space="preserve"> Fact-Checking</w:t>
      </w:r>
      <w:r w:rsidRPr="00B96C7D">
        <w:rPr>
          <w:rFonts w:ascii="Arial" w:hAnsi="Arial" w:cs="Arial"/>
          <w:sz w:val="24"/>
          <w:szCs w:val="32"/>
        </w:rPr>
        <w:t xml:space="preserve">: 2019 Research You Should Know About. [online] Journalist's Resource. Available at: </w:t>
      </w:r>
      <w:hyperlink r:id="rId14" w:history="1">
        <w:r w:rsidRPr="00D270CA">
          <w:rPr>
            <w:rStyle w:val="Hyperlink"/>
            <w:rFonts w:ascii="Arial" w:hAnsi="Arial" w:cs="Arial"/>
            <w:sz w:val="24"/>
            <w:szCs w:val="32"/>
          </w:rPr>
          <w:t>https://journalistsresource.org/studies/society/news-media/fake-news-fact-checking-research-2019/</w:t>
        </w:r>
      </w:hyperlink>
      <w:r>
        <w:rPr>
          <w:rFonts w:ascii="Arial" w:hAnsi="Arial" w:cs="Arial"/>
          <w:sz w:val="24"/>
          <w:szCs w:val="32"/>
        </w:rPr>
        <w:t xml:space="preserve"> </w:t>
      </w:r>
      <w:r w:rsidRPr="00B96C7D">
        <w:rPr>
          <w:rFonts w:ascii="Arial" w:hAnsi="Arial" w:cs="Arial"/>
          <w:sz w:val="24"/>
          <w:szCs w:val="32"/>
        </w:rPr>
        <w:t xml:space="preserve"> [Accessed 14 July 2020].</w:t>
      </w:r>
    </w:p>
    <w:p w14:paraId="2EE17AE9" w14:textId="77777777" w:rsidR="000621A0" w:rsidRPr="00C379EF" w:rsidRDefault="000621A0" w:rsidP="000621A0">
      <w:pPr>
        <w:pStyle w:val="ListParagraph"/>
        <w:numPr>
          <w:ilvl w:val="0"/>
          <w:numId w:val="15"/>
        </w:numPr>
        <w:spacing w:line="360" w:lineRule="auto"/>
        <w:rPr>
          <w:rFonts w:ascii="Arial" w:hAnsi="Arial" w:cs="Arial"/>
          <w:sz w:val="24"/>
          <w:szCs w:val="32"/>
          <w:highlight w:val="yellow"/>
        </w:rPr>
      </w:pPr>
      <w:r w:rsidRPr="00C379EF">
        <w:rPr>
          <w:rFonts w:ascii="Arial" w:hAnsi="Arial" w:cs="Arial"/>
          <w:sz w:val="24"/>
          <w:szCs w:val="32"/>
          <w:highlight w:val="yellow"/>
        </w:rPr>
        <w:t xml:space="preserve">Merriam-webster.com. 2020. Definition </w:t>
      </w:r>
      <w:proofErr w:type="gramStart"/>
      <w:r w:rsidRPr="00C379EF">
        <w:rPr>
          <w:rFonts w:ascii="Arial" w:hAnsi="Arial" w:cs="Arial"/>
          <w:sz w:val="24"/>
          <w:szCs w:val="32"/>
          <w:highlight w:val="yellow"/>
        </w:rPr>
        <w:t>Of</w:t>
      </w:r>
      <w:proofErr w:type="gramEnd"/>
      <w:r w:rsidRPr="00C379EF">
        <w:rPr>
          <w:rFonts w:ascii="Arial" w:hAnsi="Arial" w:cs="Arial"/>
          <w:sz w:val="24"/>
          <w:szCs w:val="32"/>
          <w:highlight w:val="yellow"/>
        </w:rPr>
        <w:t xml:space="preserve"> SOCIAL MEDIA. [online] Available at: </w:t>
      </w:r>
      <w:hyperlink r:id="rId15" w:history="1">
        <w:r w:rsidRPr="00C379EF">
          <w:rPr>
            <w:rStyle w:val="Hyperlink"/>
            <w:rFonts w:ascii="Arial" w:hAnsi="Arial" w:cs="Arial"/>
            <w:sz w:val="24"/>
            <w:szCs w:val="32"/>
            <w:highlight w:val="yellow"/>
          </w:rPr>
          <w:t>https://www.merriam-webster.com/dictionary/social%20media</w:t>
        </w:r>
      </w:hyperlink>
      <w:r w:rsidRPr="00C379EF">
        <w:rPr>
          <w:rFonts w:ascii="Arial" w:hAnsi="Arial" w:cs="Arial"/>
          <w:sz w:val="24"/>
          <w:szCs w:val="32"/>
          <w:highlight w:val="yellow"/>
        </w:rPr>
        <w:t xml:space="preserve"> [Accessed 12 June 2020].</w:t>
      </w:r>
    </w:p>
    <w:p w14:paraId="1B35015B" w14:textId="77777777" w:rsidR="000621A0" w:rsidRPr="000621A0" w:rsidRDefault="000621A0" w:rsidP="000621A0">
      <w:pPr>
        <w:pStyle w:val="ListParagraph"/>
        <w:numPr>
          <w:ilvl w:val="0"/>
          <w:numId w:val="15"/>
        </w:numPr>
        <w:spacing w:line="360" w:lineRule="auto"/>
        <w:rPr>
          <w:rFonts w:ascii="Arial" w:hAnsi="Arial" w:cs="Arial"/>
          <w:sz w:val="24"/>
          <w:szCs w:val="32"/>
        </w:rPr>
      </w:pPr>
      <w:r w:rsidRPr="00C379EF">
        <w:rPr>
          <w:rFonts w:ascii="Arial" w:hAnsi="Arial" w:cs="Arial"/>
          <w:sz w:val="24"/>
          <w:szCs w:val="32"/>
          <w:highlight w:val="yellow"/>
        </w:rPr>
        <w:t>(Definition of SOCIAL MEDIA, 2020)</w:t>
      </w:r>
      <w:r>
        <w:rPr>
          <w:rFonts w:ascii="Arial" w:hAnsi="Arial" w:cs="Arial"/>
          <w:sz w:val="24"/>
          <w:szCs w:val="32"/>
        </w:rPr>
        <w:t xml:space="preserve"> </w:t>
      </w:r>
      <w:r w:rsidRPr="000621A0">
        <w:rPr>
          <w:rFonts w:ascii="Arial" w:hAnsi="Arial" w:cs="Arial"/>
          <w:sz w:val="24"/>
          <w:szCs w:val="32"/>
        </w:rPr>
        <w:t>Shu, Kai, et al. "Fake news detection on social media: A data mining perspective." ACM SIGKDD explorations newsletter 19.1 (2017): 22-36.</w:t>
      </w:r>
    </w:p>
    <w:p w14:paraId="5B81C930" w14:textId="77777777" w:rsidR="000621A0" w:rsidRPr="000621A0" w:rsidRDefault="000621A0" w:rsidP="000621A0">
      <w:pPr>
        <w:pStyle w:val="ListParagraph"/>
        <w:numPr>
          <w:ilvl w:val="0"/>
          <w:numId w:val="15"/>
        </w:numPr>
        <w:spacing w:line="360" w:lineRule="auto"/>
        <w:rPr>
          <w:rFonts w:ascii="Arial" w:hAnsi="Arial" w:cs="Arial"/>
          <w:sz w:val="24"/>
          <w:szCs w:val="32"/>
        </w:rPr>
      </w:pPr>
      <w:proofErr w:type="spellStart"/>
      <w:r w:rsidRPr="000621A0">
        <w:rPr>
          <w:rFonts w:ascii="Arial" w:hAnsi="Arial" w:cs="Arial"/>
          <w:sz w:val="24"/>
          <w:szCs w:val="32"/>
        </w:rPr>
        <w:t>Meital</w:t>
      </w:r>
      <w:proofErr w:type="spellEnd"/>
      <w:r w:rsidRPr="000621A0">
        <w:rPr>
          <w:rFonts w:ascii="Arial" w:hAnsi="Arial" w:cs="Arial"/>
          <w:sz w:val="24"/>
          <w:szCs w:val="32"/>
        </w:rPr>
        <w:t xml:space="preserve"> </w:t>
      </w:r>
      <w:proofErr w:type="spellStart"/>
      <w:r w:rsidRPr="000621A0">
        <w:rPr>
          <w:rFonts w:ascii="Arial" w:hAnsi="Arial" w:cs="Arial"/>
          <w:sz w:val="24"/>
          <w:szCs w:val="32"/>
        </w:rPr>
        <w:t>Balmas</w:t>
      </w:r>
      <w:proofErr w:type="spellEnd"/>
      <w:r w:rsidRPr="000621A0">
        <w:rPr>
          <w:rFonts w:ascii="Arial" w:hAnsi="Arial" w:cs="Arial"/>
          <w:sz w:val="24"/>
          <w:szCs w:val="32"/>
        </w:rPr>
        <w:t>. When fake news becomes real: Combined exposure to multiple news sources and political attitudes of inefficacy, alienation, and cynicism. Communication Research, 41(3):430–454, 2014.</w:t>
      </w:r>
    </w:p>
    <w:p w14:paraId="1D101B12" w14:textId="77777777" w:rsidR="000621A0" w:rsidRDefault="0063597A" w:rsidP="0063597A">
      <w:pPr>
        <w:pStyle w:val="ListParagraph"/>
        <w:numPr>
          <w:ilvl w:val="0"/>
          <w:numId w:val="15"/>
        </w:numPr>
        <w:spacing w:line="360" w:lineRule="auto"/>
        <w:rPr>
          <w:ins w:id="42" w:author="Lynn Coleman" w:date="2020-08-11T09:33:00Z"/>
          <w:rFonts w:ascii="Arial" w:hAnsi="Arial" w:cs="Arial"/>
          <w:sz w:val="24"/>
          <w:szCs w:val="32"/>
        </w:rPr>
      </w:pPr>
      <w:r w:rsidRPr="00C379EF">
        <w:rPr>
          <w:rFonts w:ascii="Arial" w:hAnsi="Arial" w:cs="Arial"/>
          <w:sz w:val="24"/>
          <w:szCs w:val="32"/>
          <w:highlight w:val="yellow"/>
        </w:rPr>
        <w:t>Kumar, R., (2011): 30-31 &amp; 219-223.</w:t>
      </w:r>
      <w:r w:rsidRPr="004933B6">
        <w:rPr>
          <w:rFonts w:ascii="Arial" w:hAnsi="Arial" w:cs="Arial"/>
          <w:sz w:val="24"/>
          <w:szCs w:val="32"/>
        </w:rPr>
        <w:t xml:space="preserve"> Research Methodology. London: SAGE.</w:t>
      </w:r>
      <w:bookmarkStart w:id="43" w:name="_GoBack"/>
    </w:p>
    <w:p w14:paraId="0DEB32D8" w14:textId="77777777" w:rsidR="00FF6495" w:rsidRDefault="00FF6495" w:rsidP="0063597A">
      <w:pPr>
        <w:pStyle w:val="ListParagraph"/>
        <w:numPr>
          <w:ilvl w:val="0"/>
          <w:numId w:val="15"/>
        </w:numPr>
        <w:spacing w:line="360" w:lineRule="auto"/>
        <w:rPr>
          <w:ins w:id="44" w:author="Lynn Coleman" w:date="2020-08-11T09:33:00Z"/>
          <w:rFonts w:ascii="Arial" w:hAnsi="Arial" w:cs="Arial"/>
          <w:sz w:val="24"/>
          <w:szCs w:val="32"/>
        </w:rPr>
      </w:pPr>
      <w:ins w:id="45" w:author="Lynn Coleman" w:date="2020-08-11T09:33:00Z">
        <w:r>
          <w:rPr>
            <w:rFonts w:ascii="Arial" w:hAnsi="Arial" w:cs="Arial"/>
            <w:sz w:val="24"/>
            <w:szCs w:val="32"/>
          </w:rPr>
          <w:t xml:space="preserve">Incorrect </w:t>
        </w:r>
        <w:proofErr w:type="spellStart"/>
        <w:r>
          <w:rPr>
            <w:rFonts w:ascii="Arial" w:hAnsi="Arial" w:cs="Arial"/>
            <w:sz w:val="24"/>
            <w:szCs w:val="32"/>
          </w:rPr>
          <w:t>fomat</w:t>
        </w:r>
        <w:proofErr w:type="spellEnd"/>
      </w:ins>
    </w:p>
    <w:p w14:paraId="130A4FE1" w14:textId="77777777" w:rsidR="00FF6495" w:rsidRDefault="00FF6495" w:rsidP="0063597A">
      <w:pPr>
        <w:pStyle w:val="ListParagraph"/>
        <w:numPr>
          <w:ilvl w:val="0"/>
          <w:numId w:val="15"/>
        </w:numPr>
        <w:spacing w:line="360" w:lineRule="auto"/>
        <w:rPr>
          <w:ins w:id="46" w:author="Lynn Coleman" w:date="2020-08-11T09:33:00Z"/>
          <w:rFonts w:ascii="Arial" w:hAnsi="Arial" w:cs="Arial"/>
          <w:sz w:val="24"/>
          <w:szCs w:val="32"/>
        </w:rPr>
      </w:pPr>
      <w:ins w:id="47" w:author="Lynn Coleman" w:date="2020-08-11T09:33:00Z">
        <w:r>
          <w:rPr>
            <w:rFonts w:ascii="Arial" w:hAnsi="Arial" w:cs="Arial"/>
            <w:sz w:val="24"/>
            <w:szCs w:val="32"/>
          </w:rPr>
          <w:t>Missing information</w:t>
        </w:r>
      </w:ins>
    </w:p>
    <w:p w14:paraId="0DA72230" w14:textId="77777777" w:rsidR="00FF6495" w:rsidRDefault="00FF6495" w:rsidP="0063597A">
      <w:pPr>
        <w:pStyle w:val="ListParagraph"/>
        <w:numPr>
          <w:ilvl w:val="0"/>
          <w:numId w:val="15"/>
        </w:numPr>
        <w:spacing w:line="360" w:lineRule="auto"/>
        <w:rPr>
          <w:ins w:id="48" w:author="Lynn Coleman" w:date="2020-08-11T09:33:00Z"/>
          <w:rFonts w:ascii="Arial" w:hAnsi="Arial" w:cs="Arial"/>
          <w:sz w:val="24"/>
          <w:szCs w:val="32"/>
        </w:rPr>
      </w:pPr>
      <w:ins w:id="49" w:author="Lynn Coleman" w:date="2020-08-11T09:33:00Z">
        <w:r>
          <w:rPr>
            <w:rFonts w:ascii="Arial" w:hAnsi="Arial" w:cs="Arial"/>
            <w:sz w:val="24"/>
            <w:szCs w:val="32"/>
          </w:rPr>
          <w:t>Not in alphabetical order</w:t>
        </w:r>
      </w:ins>
    </w:p>
    <w:p w14:paraId="5FD74ECC" w14:textId="77777777" w:rsidR="00FF6495" w:rsidRPr="0063597A" w:rsidRDefault="00FF6495" w:rsidP="0063597A">
      <w:pPr>
        <w:pStyle w:val="ListParagraph"/>
        <w:numPr>
          <w:ilvl w:val="0"/>
          <w:numId w:val="15"/>
        </w:numPr>
        <w:spacing w:line="360" w:lineRule="auto"/>
        <w:rPr>
          <w:rFonts w:ascii="Arial" w:hAnsi="Arial" w:cs="Arial"/>
          <w:sz w:val="24"/>
          <w:szCs w:val="32"/>
        </w:rPr>
      </w:pPr>
      <w:ins w:id="50" w:author="Lynn Coleman" w:date="2020-08-11T09:33:00Z">
        <w:r>
          <w:rPr>
            <w:rFonts w:ascii="Arial" w:hAnsi="Arial" w:cs="Arial"/>
            <w:sz w:val="24"/>
            <w:szCs w:val="32"/>
          </w:rPr>
          <w:t>Unsuitable academic sources</w:t>
        </w:r>
      </w:ins>
      <w:bookmarkEnd w:id="43"/>
    </w:p>
    <w:p w14:paraId="61F6CD43" w14:textId="77777777" w:rsidR="003A030B" w:rsidRDefault="003A030B">
      <w:pPr>
        <w:rPr>
          <w:rFonts w:ascii="Arial" w:hAnsi="Arial" w:cs="Arial"/>
          <w:sz w:val="24"/>
        </w:rPr>
      </w:pPr>
      <w:r>
        <w:rPr>
          <w:rFonts w:ascii="Arial" w:hAnsi="Arial" w:cs="Arial"/>
          <w:sz w:val="24"/>
        </w:rPr>
        <w:lastRenderedPageBreak/>
        <w:br w:type="page"/>
      </w:r>
    </w:p>
    <w:p w14:paraId="542D656C" w14:textId="77777777" w:rsidR="003A030B" w:rsidRPr="00BD10DD" w:rsidRDefault="003A030B" w:rsidP="003A030B">
      <w:pPr>
        <w:jc w:val="center"/>
        <w:rPr>
          <w:b/>
          <w:color w:val="2F5496" w:themeColor="accent1" w:themeShade="BF"/>
          <w:sz w:val="28"/>
        </w:rPr>
      </w:pPr>
      <w:r w:rsidRPr="00BD10DD">
        <w:rPr>
          <w:b/>
          <w:color w:val="2F5496" w:themeColor="accent1" w:themeShade="BF"/>
          <w:sz w:val="28"/>
        </w:rPr>
        <w:lastRenderedPageBreak/>
        <w:t>Research Methods for IT Professionals</w:t>
      </w:r>
    </w:p>
    <w:p w14:paraId="6C98B128" w14:textId="77777777" w:rsidR="003A030B" w:rsidRPr="00DB083B" w:rsidRDefault="003A030B" w:rsidP="003A030B">
      <w:pPr>
        <w:jc w:val="center"/>
        <w:rPr>
          <w:rFonts w:cs="Arial"/>
          <w:bCs/>
          <w:sz w:val="36"/>
          <w:szCs w:val="28"/>
        </w:rPr>
      </w:pPr>
      <w:r>
        <w:rPr>
          <w:sz w:val="28"/>
        </w:rPr>
        <w:t>REM474S. REM 475S, RME477S</w:t>
      </w:r>
    </w:p>
    <w:p w14:paraId="38D12BF7" w14:textId="77777777" w:rsidR="003A030B" w:rsidRPr="00BC1BA3" w:rsidRDefault="003A030B" w:rsidP="003A030B">
      <w:pPr>
        <w:jc w:val="center"/>
        <w:rPr>
          <w:rFonts w:cs="Arial"/>
          <w:bCs/>
          <w:sz w:val="28"/>
          <w:szCs w:val="28"/>
        </w:rPr>
      </w:pPr>
      <w:r w:rsidRPr="00BC1BA3">
        <w:rPr>
          <w:rFonts w:cs="Arial"/>
          <w:bCs/>
          <w:sz w:val="28"/>
          <w:szCs w:val="28"/>
        </w:rPr>
        <w:t xml:space="preserve">Assignment </w:t>
      </w:r>
      <w:r>
        <w:rPr>
          <w:rFonts w:cs="Arial"/>
          <w:bCs/>
          <w:sz w:val="28"/>
          <w:szCs w:val="28"/>
        </w:rPr>
        <w:t>TWO</w:t>
      </w:r>
      <w:r w:rsidRPr="00BC1BA3">
        <w:rPr>
          <w:rFonts w:cs="Arial"/>
          <w:bCs/>
          <w:sz w:val="28"/>
          <w:szCs w:val="28"/>
        </w:rPr>
        <w:t xml:space="preserve"> – </w:t>
      </w:r>
      <w:r>
        <w:rPr>
          <w:rFonts w:cs="Arial"/>
          <w:bCs/>
          <w:sz w:val="28"/>
          <w:szCs w:val="28"/>
        </w:rPr>
        <w:t xml:space="preserve">Research Proposal </w:t>
      </w:r>
    </w:p>
    <w:p w14:paraId="4B9073E1" w14:textId="77777777" w:rsidR="003A030B" w:rsidRPr="00BC1BA3" w:rsidRDefault="003A030B" w:rsidP="003A030B">
      <w:pPr>
        <w:jc w:val="center"/>
        <w:rPr>
          <w:rFonts w:cs="Arial"/>
          <w:bCs/>
          <w:sz w:val="28"/>
          <w:szCs w:val="28"/>
        </w:rPr>
      </w:pPr>
      <w:r w:rsidRPr="00BC1BA3">
        <w:rPr>
          <w:rFonts w:cs="Arial"/>
          <w:bCs/>
          <w:sz w:val="28"/>
          <w:szCs w:val="28"/>
        </w:rPr>
        <w:t>Marking Feedback Sheet</w:t>
      </w:r>
    </w:p>
    <w:tbl>
      <w:tblPr>
        <w:tblStyle w:val="TableGrid0"/>
        <w:tblW w:w="0" w:type="auto"/>
        <w:tblLook w:val="04A0" w:firstRow="1" w:lastRow="0" w:firstColumn="1" w:lastColumn="0" w:noHBand="0" w:noVBand="1"/>
      </w:tblPr>
      <w:tblGrid>
        <w:gridCol w:w="4520"/>
        <w:gridCol w:w="4496"/>
      </w:tblGrid>
      <w:tr w:rsidR="003A030B" w14:paraId="7DCA08F5" w14:textId="77777777" w:rsidTr="008D7D98">
        <w:tc>
          <w:tcPr>
            <w:tcW w:w="4520" w:type="dxa"/>
            <w:vMerge w:val="restart"/>
          </w:tcPr>
          <w:p w14:paraId="7FBA4DB6" w14:textId="77777777" w:rsidR="003A030B" w:rsidRDefault="003A030B" w:rsidP="008D7D98">
            <w:pPr>
              <w:jc w:val="center"/>
            </w:pPr>
            <w:r>
              <w:t>Student Names</w:t>
            </w:r>
          </w:p>
          <w:p w14:paraId="29442A31" w14:textId="77777777" w:rsidR="003A030B" w:rsidRDefault="003A030B" w:rsidP="008D7D98">
            <w:pPr>
              <w:jc w:val="center"/>
            </w:pPr>
          </w:p>
        </w:tc>
        <w:tc>
          <w:tcPr>
            <w:tcW w:w="4496" w:type="dxa"/>
          </w:tcPr>
          <w:p w14:paraId="37136302" w14:textId="77777777" w:rsidR="003A030B" w:rsidRDefault="003A030B" w:rsidP="008D7D98">
            <w:pPr>
              <w:jc w:val="center"/>
            </w:pPr>
          </w:p>
        </w:tc>
      </w:tr>
      <w:tr w:rsidR="003A030B" w14:paraId="51C4CF8B" w14:textId="77777777" w:rsidTr="008D7D98">
        <w:tc>
          <w:tcPr>
            <w:tcW w:w="4520" w:type="dxa"/>
            <w:vMerge/>
          </w:tcPr>
          <w:p w14:paraId="4AC698E9" w14:textId="77777777" w:rsidR="003A030B" w:rsidRDefault="003A030B" w:rsidP="008D7D98">
            <w:pPr>
              <w:jc w:val="center"/>
            </w:pPr>
          </w:p>
        </w:tc>
        <w:tc>
          <w:tcPr>
            <w:tcW w:w="4496" w:type="dxa"/>
          </w:tcPr>
          <w:p w14:paraId="3FE510DD" w14:textId="77777777" w:rsidR="003A030B" w:rsidRDefault="003A030B" w:rsidP="008D7D98">
            <w:pPr>
              <w:jc w:val="center"/>
            </w:pPr>
          </w:p>
        </w:tc>
      </w:tr>
      <w:tr w:rsidR="003A030B" w14:paraId="6441284C" w14:textId="77777777" w:rsidTr="008D7D98">
        <w:tc>
          <w:tcPr>
            <w:tcW w:w="4520" w:type="dxa"/>
            <w:vMerge/>
          </w:tcPr>
          <w:p w14:paraId="065AD87F" w14:textId="77777777" w:rsidR="003A030B" w:rsidRDefault="003A030B" w:rsidP="008D7D98">
            <w:pPr>
              <w:jc w:val="center"/>
            </w:pPr>
          </w:p>
        </w:tc>
        <w:tc>
          <w:tcPr>
            <w:tcW w:w="4496" w:type="dxa"/>
          </w:tcPr>
          <w:p w14:paraId="6630412C" w14:textId="77777777" w:rsidR="003A030B" w:rsidRDefault="003A030B" w:rsidP="008D7D98">
            <w:pPr>
              <w:jc w:val="center"/>
            </w:pPr>
          </w:p>
        </w:tc>
      </w:tr>
    </w:tbl>
    <w:p w14:paraId="32B3DA5B" w14:textId="77777777" w:rsidR="003A030B" w:rsidRDefault="003A030B" w:rsidP="003A030B">
      <w:pPr>
        <w:rPr>
          <w:b/>
        </w:rPr>
      </w:pPr>
    </w:p>
    <w:p w14:paraId="38CC9A5E" w14:textId="77777777" w:rsidR="003A030B" w:rsidRPr="00463921" w:rsidRDefault="003A030B" w:rsidP="003A030B">
      <w:pPr>
        <w:rPr>
          <w:rFonts w:ascii="Arial" w:hAnsi="Arial" w:cs="Arial"/>
          <w:b/>
        </w:rPr>
      </w:pPr>
      <w:r w:rsidRPr="00463921">
        <w:rPr>
          <w:rFonts w:ascii="Arial" w:hAnsi="Arial" w:cs="Arial"/>
          <w:b/>
        </w:rPr>
        <w:t>Assessment Criteria</w:t>
      </w:r>
    </w:p>
    <w:tbl>
      <w:tblPr>
        <w:tblStyle w:val="TableGrid0"/>
        <w:tblW w:w="0" w:type="auto"/>
        <w:tblInd w:w="-34" w:type="dxa"/>
        <w:tblLook w:val="04A0" w:firstRow="1" w:lastRow="0" w:firstColumn="1" w:lastColumn="0" w:noHBand="0" w:noVBand="1"/>
      </w:tblPr>
      <w:tblGrid>
        <w:gridCol w:w="2145"/>
        <w:gridCol w:w="5119"/>
        <w:gridCol w:w="1791"/>
      </w:tblGrid>
      <w:tr w:rsidR="003A030B" w:rsidRPr="00035DBE" w14:paraId="21671F85" w14:textId="77777777" w:rsidTr="008D7D98">
        <w:tc>
          <w:tcPr>
            <w:tcW w:w="2145" w:type="dxa"/>
            <w:tcBorders>
              <w:top w:val="nil"/>
              <w:left w:val="nil"/>
            </w:tcBorders>
          </w:tcPr>
          <w:p w14:paraId="1C4AE2AA" w14:textId="77777777" w:rsidR="003A030B" w:rsidRPr="00035DBE" w:rsidRDefault="003A030B" w:rsidP="008D7D98">
            <w:pPr>
              <w:pStyle w:val="ListParagraph"/>
              <w:ind w:left="0"/>
              <w:rPr>
                <w:sz w:val="20"/>
                <w:szCs w:val="20"/>
              </w:rPr>
            </w:pPr>
          </w:p>
        </w:tc>
        <w:tc>
          <w:tcPr>
            <w:tcW w:w="5119" w:type="dxa"/>
          </w:tcPr>
          <w:p w14:paraId="7FE6576A" w14:textId="77777777" w:rsidR="003A030B" w:rsidRPr="00035DBE" w:rsidRDefault="003A030B" w:rsidP="008D7D98">
            <w:pPr>
              <w:pStyle w:val="ListParagraph"/>
              <w:ind w:left="0"/>
              <w:jc w:val="center"/>
              <w:rPr>
                <w:rFonts w:ascii="Arial Narrow" w:hAnsi="Arial Narrow"/>
                <w:b w:val="0"/>
                <w:sz w:val="20"/>
                <w:szCs w:val="20"/>
              </w:rPr>
            </w:pPr>
            <w:r>
              <w:rPr>
                <w:rFonts w:ascii="Arial Narrow" w:hAnsi="Arial Narrow"/>
                <w:sz w:val="20"/>
                <w:szCs w:val="20"/>
              </w:rPr>
              <w:t xml:space="preserve">Commentary </w:t>
            </w:r>
          </w:p>
        </w:tc>
        <w:tc>
          <w:tcPr>
            <w:tcW w:w="1791" w:type="dxa"/>
          </w:tcPr>
          <w:p w14:paraId="42B47E89" w14:textId="77777777" w:rsidR="003A030B" w:rsidRPr="00035DBE" w:rsidRDefault="003A030B" w:rsidP="008D7D98">
            <w:pPr>
              <w:pStyle w:val="ListParagraph"/>
              <w:ind w:left="0"/>
              <w:jc w:val="center"/>
              <w:rPr>
                <w:rFonts w:ascii="Arial Narrow" w:hAnsi="Arial Narrow"/>
                <w:b w:val="0"/>
                <w:sz w:val="20"/>
                <w:szCs w:val="20"/>
              </w:rPr>
            </w:pPr>
            <w:r>
              <w:rPr>
                <w:rFonts w:ascii="Arial Narrow" w:hAnsi="Arial Narrow"/>
                <w:sz w:val="20"/>
                <w:szCs w:val="20"/>
              </w:rPr>
              <w:t>TOTAL</w:t>
            </w:r>
          </w:p>
        </w:tc>
      </w:tr>
      <w:tr w:rsidR="003A030B" w14:paraId="07D5F689" w14:textId="77777777" w:rsidTr="008D7D98">
        <w:tc>
          <w:tcPr>
            <w:tcW w:w="2145" w:type="dxa"/>
          </w:tcPr>
          <w:p w14:paraId="0C30EB50" w14:textId="77777777" w:rsidR="003A030B" w:rsidRPr="008723D8" w:rsidRDefault="003A030B" w:rsidP="008D7D98">
            <w:pPr>
              <w:pStyle w:val="ListParagraph"/>
              <w:ind w:left="0"/>
              <w:jc w:val="center"/>
              <w:rPr>
                <w:rFonts w:ascii="Arial Narrow" w:hAnsi="Arial Narrow"/>
                <w:b w:val="0"/>
              </w:rPr>
            </w:pPr>
            <w:r>
              <w:rPr>
                <w:rFonts w:ascii="Arial Narrow" w:hAnsi="Arial Narrow"/>
                <w:b w:val="0"/>
              </w:rPr>
              <w:t>Suitable identification of research problems &amp; objectives</w:t>
            </w:r>
          </w:p>
          <w:p w14:paraId="4BC0262B" w14:textId="77777777" w:rsidR="003A030B" w:rsidRPr="008723D8" w:rsidRDefault="003A030B" w:rsidP="008D7D98">
            <w:pPr>
              <w:pStyle w:val="ListParagraph"/>
              <w:ind w:left="0"/>
              <w:jc w:val="center"/>
              <w:rPr>
                <w:rFonts w:ascii="Arial Narrow" w:hAnsi="Arial Narrow"/>
                <w:b w:val="0"/>
              </w:rPr>
            </w:pPr>
            <w:r>
              <w:rPr>
                <w:rFonts w:ascii="Arial Narrow" w:hAnsi="Arial Narrow"/>
                <w:b w:val="0"/>
              </w:rPr>
              <w:t>3</w:t>
            </w:r>
            <w:r w:rsidRPr="008723D8">
              <w:rPr>
                <w:rFonts w:ascii="Arial Narrow" w:hAnsi="Arial Narrow"/>
                <w:b w:val="0"/>
              </w:rPr>
              <w:t>0%</w:t>
            </w:r>
          </w:p>
        </w:tc>
        <w:tc>
          <w:tcPr>
            <w:tcW w:w="5119" w:type="dxa"/>
          </w:tcPr>
          <w:p w14:paraId="25850BC0" w14:textId="77777777" w:rsidR="003A030B" w:rsidRPr="00BD10DD" w:rsidRDefault="003A030B" w:rsidP="008D7D98">
            <w:pPr>
              <w:pStyle w:val="ListParagraph"/>
              <w:ind w:left="0"/>
              <w:rPr>
                <w:rFonts w:ascii="Arial Narrow" w:hAnsi="Arial Narrow" w:cstheme="minorHAnsi"/>
                <w:b w:val="0"/>
                <w:sz w:val="20"/>
                <w:szCs w:val="16"/>
              </w:rPr>
            </w:pPr>
            <w:r w:rsidRPr="00BD10DD">
              <w:rPr>
                <w:rFonts w:ascii="Arial Narrow" w:hAnsi="Arial Narrow" w:cstheme="minorHAnsi"/>
                <w:sz w:val="20"/>
                <w:szCs w:val="16"/>
              </w:rPr>
              <w:t>The research problem is carefully and correctly identified</w:t>
            </w:r>
            <w:r w:rsidRPr="00BD10DD">
              <w:rPr>
                <w:rFonts w:ascii="Arial Narrow" w:hAnsi="Arial Narrow" w:cstheme="minorHAnsi"/>
                <w:b w:val="0"/>
                <w:sz w:val="20"/>
                <w:szCs w:val="16"/>
              </w:rPr>
              <w:t xml:space="preserve">. The problem statement identifies a relevant and significant gap/unknown in the literature. </w:t>
            </w:r>
            <w:r w:rsidRPr="00BD10DD">
              <w:rPr>
                <w:rFonts w:ascii="Arial Narrow" w:hAnsi="Arial Narrow" w:cstheme="minorHAnsi"/>
                <w:sz w:val="20"/>
                <w:szCs w:val="16"/>
              </w:rPr>
              <w:t>The objectives are correctly described, are measurable</w:t>
            </w:r>
            <w:r w:rsidRPr="00BD10DD">
              <w:rPr>
                <w:rFonts w:ascii="Arial Narrow" w:hAnsi="Arial Narrow" w:cstheme="minorHAnsi"/>
                <w:b w:val="0"/>
                <w:sz w:val="20"/>
                <w:szCs w:val="16"/>
              </w:rPr>
              <w:t xml:space="preserve"> and will lead to a plausible research investigation.</w:t>
            </w:r>
          </w:p>
        </w:tc>
        <w:tc>
          <w:tcPr>
            <w:tcW w:w="1791" w:type="dxa"/>
          </w:tcPr>
          <w:p w14:paraId="7C208D34" w14:textId="77777777" w:rsidR="003A030B" w:rsidRPr="00774EAF" w:rsidRDefault="00FF6495" w:rsidP="008D7D98">
            <w:pPr>
              <w:pStyle w:val="ListParagraph"/>
              <w:ind w:left="0"/>
              <w:jc w:val="center"/>
              <w:rPr>
                <w:rFonts w:ascii="Arial Narrow" w:hAnsi="Arial Narrow"/>
                <w:sz w:val="28"/>
                <w:szCs w:val="16"/>
              </w:rPr>
            </w:pPr>
            <w:r>
              <w:rPr>
                <w:rFonts w:ascii="Arial Narrow" w:hAnsi="Arial Narrow"/>
                <w:sz w:val="28"/>
                <w:szCs w:val="16"/>
              </w:rPr>
              <w:t>17</w:t>
            </w:r>
          </w:p>
        </w:tc>
      </w:tr>
      <w:tr w:rsidR="003A030B" w14:paraId="1EA59873" w14:textId="77777777" w:rsidTr="008D7D98">
        <w:tc>
          <w:tcPr>
            <w:tcW w:w="2145" w:type="dxa"/>
          </w:tcPr>
          <w:p w14:paraId="365F95F3" w14:textId="77777777" w:rsidR="003A030B" w:rsidRPr="008723D8" w:rsidRDefault="003A030B" w:rsidP="008D7D98">
            <w:pPr>
              <w:pStyle w:val="ListParagraph"/>
              <w:ind w:left="0"/>
              <w:jc w:val="center"/>
              <w:rPr>
                <w:rFonts w:ascii="Arial Narrow" w:hAnsi="Arial Narrow"/>
                <w:b w:val="0"/>
              </w:rPr>
            </w:pPr>
            <w:r w:rsidRPr="008723D8">
              <w:rPr>
                <w:rFonts w:ascii="Arial Narrow" w:hAnsi="Arial Narrow"/>
                <w:b w:val="0"/>
              </w:rPr>
              <w:t>Appropriate research design decision making</w:t>
            </w:r>
          </w:p>
          <w:p w14:paraId="0C085D41" w14:textId="77777777" w:rsidR="003A030B" w:rsidRPr="008723D8" w:rsidRDefault="003A030B" w:rsidP="008D7D98">
            <w:pPr>
              <w:pStyle w:val="ListParagraph"/>
              <w:ind w:left="0"/>
              <w:jc w:val="center"/>
              <w:rPr>
                <w:rFonts w:ascii="Arial Narrow" w:hAnsi="Arial Narrow"/>
                <w:b w:val="0"/>
              </w:rPr>
            </w:pPr>
            <w:r w:rsidRPr="008723D8">
              <w:rPr>
                <w:rFonts w:ascii="Arial Narrow" w:hAnsi="Arial Narrow"/>
                <w:b w:val="0"/>
              </w:rPr>
              <w:t>20 %</w:t>
            </w:r>
          </w:p>
          <w:p w14:paraId="37EE2F26" w14:textId="77777777" w:rsidR="003A030B" w:rsidRPr="008723D8" w:rsidRDefault="003A030B" w:rsidP="008D7D98">
            <w:pPr>
              <w:pStyle w:val="ListParagraph"/>
              <w:ind w:left="0"/>
              <w:rPr>
                <w:rFonts w:ascii="Arial Narrow" w:hAnsi="Arial Narrow"/>
                <w:b w:val="0"/>
              </w:rPr>
            </w:pPr>
          </w:p>
        </w:tc>
        <w:tc>
          <w:tcPr>
            <w:tcW w:w="5119" w:type="dxa"/>
          </w:tcPr>
          <w:p w14:paraId="4793A8E9" w14:textId="77777777" w:rsidR="003A030B" w:rsidRPr="00BD10DD" w:rsidRDefault="003A030B" w:rsidP="008D7D98">
            <w:pPr>
              <w:pStyle w:val="ListParagraph"/>
              <w:ind w:left="0"/>
              <w:rPr>
                <w:rFonts w:ascii="Arial Narrow" w:hAnsi="Arial Narrow" w:cstheme="minorHAnsi"/>
                <w:b w:val="0"/>
                <w:sz w:val="20"/>
                <w:szCs w:val="16"/>
              </w:rPr>
            </w:pPr>
            <w:r w:rsidRPr="00BD10DD">
              <w:rPr>
                <w:rFonts w:ascii="Arial Narrow" w:hAnsi="Arial Narrow" w:cstheme="minorHAnsi"/>
                <w:b w:val="0"/>
                <w:sz w:val="20"/>
                <w:szCs w:val="16"/>
              </w:rPr>
              <w:t xml:space="preserve">The </w:t>
            </w:r>
            <w:r w:rsidRPr="00BD10DD">
              <w:rPr>
                <w:rFonts w:ascii="Arial Narrow" w:hAnsi="Arial Narrow" w:cstheme="minorHAnsi"/>
                <w:sz w:val="20"/>
                <w:szCs w:val="16"/>
              </w:rPr>
              <w:t>description of the research plan shows careful consideration of how the type of research</w:t>
            </w:r>
            <w:r w:rsidRPr="00BD10DD">
              <w:rPr>
                <w:rFonts w:ascii="Arial Narrow" w:hAnsi="Arial Narrow" w:cstheme="minorHAnsi"/>
                <w:b w:val="0"/>
                <w:sz w:val="20"/>
                <w:szCs w:val="16"/>
              </w:rPr>
              <w:t xml:space="preserve"> selected will result in a sound and plausible research investigation. </w:t>
            </w:r>
            <w:r w:rsidRPr="00BD10DD">
              <w:rPr>
                <w:rFonts w:ascii="Arial Narrow" w:hAnsi="Arial Narrow" w:cstheme="minorHAnsi"/>
                <w:sz w:val="20"/>
                <w:szCs w:val="16"/>
              </w:rPr>
              <w:t xml:space="preserve">Selected methods are suitable to the study </w:t>
            </w:r>
            <w:r w:rsidRPr="00BD10DD">
              <w:rPr>
                <w:rFonts w:ascii="Arial Narrow" w:hAnsi="Arial Narrow" w:cstheme="minorHAnsi"/>
                <w:b w:val="0"/>
                <w:sz w:val="20"/>
                <w:szCs w:val="16"/>
              </w:rPr>
              <w:t xml:space="preserve">and </w:t>
            </w:r>
            <w:r w:rsidRPr="00BD10DD">
              <w:rPr>
                <w:rFonts w:ascii="Arial Narrow" w:hAnsi="Arial Narrow" w:cstheme="minorHAnsi"/>
                <w:sz w:val="20"/>
                <w:szCs w:val="16"/>
              </w:rPr>
              <w:t>demonstrates strong alignment with other elements of the research design.</w:t>
            </w:r>
          </w:p>
        </w:tc>
        <w:tc>
          <w:tcPr>
            <w:tcW w:w="1791" w:type="dxa"/>
          </w:tcPr>
          <w:p w14:paraId="06C3BFE6" w14:textId="77777777" w:rsidR="003A030B" w:rsidRPr="00774EAF" w:rsidRDefault="00FF6495" w:rsidP="008D7D98">
            <w:pPr>
              <w:pStyle w:val="ListParagraph"/>
              <w:ind w:left="0"/>
              <w:jc w:val="center"/>
              <w:rPr>
                <w:rFonts w:ascii="Arial Narrow" w:hAnsi="Arial Narrow"/>
                <w:sz w:val="28"/>
                <w:szCs w:val="16"/>
              </w:rPr>
            </w:pPr>
            <w:r>
              <w:rPr>
                <w:rFonts w:ascii="Arial Narrow" w:hAnsi="Arial Narrow"/>
                <w:sz w:val="28"/>
                <w:szCs w:val="16"/>
              </w:rPr>
              <w:t>12</w:t>
            </w:r>
          </w:p>
        </w:tc>
      </w:tr>
      <w:tr w:rsidR="003A030B" w14:paraId="31E4A669" w14:textId="77777777" w:rsidTr="008D7D98">
        <w:tc>
          <w:tcPr>
            <w:tcW w:w="2145" w:type="dxa"/>
          </w:tcPr>
          <w:p w14:paraId="51D6289A" w14:textId="77777777" w:rsidR="003A030B" w:rsidRPr="008723D8" w:rsidRDefault="003A030B" w:rsidP="008D7D98">
            <w:pPr>
              <w:pStyle w:val="ListParagraph"/>
              <w:ind w:left="0"/>
              <w:jc w:val="center"/>
              <w:rPr>
                <w:rFonts w:ascii="Arial Narrow" w:hAnsi="Arial Narrow"/>
                <w:b w:val="0"/>
              </w:rPr>
            </w:pPr>
            <w:r w:rsidRPr="008723D8">
              <w:rPr>
                <w:rFonts w:ascii="Arial Narrow" w:hAnsi="Arial Narrow"/>
                <w:b w:val="0"/>
              </w:rPr>
              <w:t>Suitable and accurate research methods and tools</w:t>
            </w:r>
          </w:p>
          <w:p w14:paraId="1FE077F6" w14:textId="77777777" w:rsidR="003A030B" w:rsidRPr="008723D8" w:rsidRDefault="003A030B" w:rsidP="008D7D98">
            <w:pPr>
              <w:pStyle w:val="ListParagraph"/>
              <w:ind w:left="0"/>
              <w:jc w:val="center"/>
              <w:rPr>
                <w:rFonts w:ascii="Arial Narrow" w:hAnsi="Arial Narrow"/>
                <w:b w:val="0"/>
              </w:rPr>
            </w:pPr>
            <w:r w:rsidRPr="008723D8">
              <w:rPr>
                <w:rFonts w:ascii="Arial Narrow" w:hAnsi="Arial Narrow"/>
                <w:b w:val="0"/>
              </w:rPr>
              <w:t>20%</w:t>
            </w:r>
          </w:p>
        </w:tc>
        <w:tc>
          <w:tcPr>
            <w:tcW w:w="5119" w:type="dxa"/>
          </w:tcPr>
          <w:p w14:paraId="0166CDF2" w14:textId="77777777" w:rsidR="003A030B" w:rsidRPr="00BD10DD" w:rsidRDefault="003A030B" w:rsidP="008D7D98">
            <w:pPr>
              <w:pStyle w:val="ListParagraph"/>
              <w:ind w:left="0"/>
              <w:rPr>
                <w:rFonts w:ascii="Arial Narrow" w:hAnsi="Arial Narrow" w:cstheme="minorHAnsi"/>
                <w:b w:val="0"/>
                <w:sz w:val="20"/>
                <w:szCs w:val="16"/>
              </w:rPr>
            </w:pPr>
            <w:r w:rsidRPr="00BD10DD">
              <w:rPr>
                <w:rFonts w:ascii="Arial Narrow" w:hAnsi="Arial Narrow" w:cstheme="minorHAnsi"/>
                <w:b w:val="0"/>
                <w:sz w:val="20"/>
                <w:szCs w:val="16"/>
              </w:rPr>
              <w:t xml:space="preserve">Clear description of the research methods and tools to be used for the study are provided. </w:t>
            </w:r>
            <w:r w:rsidRPr="00BD10DD">
              <w:rPr>
                <w:rFonts w:ascii="Arial Narrow" w:hAnsi="Arial Narrow" w:cstheme="minorHAnsi"/>
                <w:sz w:val="20"/>
                <w:szCs w:val="16"/>
              </w:rPr>
              <w:t>Comprehensive discussion and the provision of reasons for sampling, data collection and data analysis methods &amp; ethical considerations are provided/described</w:t>
            </w:r>
            <w:r w:rsidRPr="00BD10DD">
              <w:rPr>
                <w:rFonts w:ascii="Arial Narrow" w:hAnsi="Arial Narrow" w:cstheme="minorHAnsi"/>
                <w:b w:val="0"/>
                <w:sz w:val="20"/>
                <w:szCs w:val="16"/>
              </w:rPr>
              <w:t>.</w:t>
            </w:r>
          </w:p>
        </w:tc>
        <w:tc>
          <w:tcPr>
            <w:tcW w:w="1791" w:type="dxa"/>
          </w:tcPr>
          <w:p w14:paraId="5FF76B85" w14:textId="77777777" w:rsidR="003A030B" w:rsidRPr="00774EAF" w:rsidRDefault="00FF6495" w:rsidP="008D7D98">
            <w:pPr>
              <w:pStyle w:val="ListParagraph"/>
              <w:ind w:left="0"/>
              <w:jc w:val="center"/>
              <w:rPr>
                <w:rFonts w:ascii="Arial Narrow" w:hAnsi="Arial Narrow"/>
                <w:sz w:val="28"/>
                <w:szCs w:val="16"/>
              </w:rPr>
            </w:pPr>
            <w:r>
              <w:rPr>
                <w:rFonts w:ascii="Arial Narrow" w:hAnsi="Arial Narrow"/>
                <w:sz w:val="28"/>
                <w:szCs w:val="16"/>
              </w:rPr>
              <w:t>13</w:t>
            </w:r>
          </w:p>
        </w:tc>
      </w:tr>
      <w:tr w:rsidR="003A030B" w14:paraId="601E2F6D" w14:textId="77777777" w:rsidTr="008D7D98">
        <w:tc>
          <w:tcPr>
            <w:tcW w:w="2145" w:type="dxa"/>
          </w:tcPr>
          <w:p w14:paraId="2BD0C7F6" w14:textId="77777777" w:rsidR="003A030B" w:rsidRPr="008723D8" w:rsidRDefault="003A030B" w:rsidP="008D7D98">
            <w:pPr>
              <w:jc w:val="center"/>
              <w:rPr>
                <w:rFonts w:ascii="Arial Narrow" w:hAnsi="Arial Narrow"/>
                <w:b w:val="0"/>
              </w:rPr>
            </w:pPr>
            <w:r>
              <w:rPr>
                <w:rFonts w:ascii="Arial Narrow" w:hAnsi="Arial Narrow"/>
                <w:b w:val="0"/>
              </w:rPr>
              <w:t>Academic language, presentation and writing style</w:t>
            </w:r>
          </w:p>
          <w:p w14:paraId="0393FC97" w14:textId="77777777" w:rsidR="003A030B" w:rsidRPr="008723D8" w:rsidRDefault="003A030B" w:rsidP="008D7D98">
            <w:pPr>
              <w:pStyle w:val="ListParagraph"/>
              <w:ind w:left="0"/>
              <w:jc w:val="center"/>
              <w:rPr>
                <w:rFonts w:ascii="Arial Narrow" w:hAnsi="Arial Narrow"/>
                <w:b w:val="0"/>
              </w:rPr>
            </w:pPr>
            <w:r w:rsidRPr="008723D8">
              <w:rPr>
                <w:rFonts w:ascii="Arial Narrow" w:hAnsi="Arial Narrow"/>
                <w:b w:val="0"/>
              </w:rPr>
              <w:t>20%</w:t>
            </w:r>
          </w:p>
        </w:tc>
        <w:tc>
          <w:tcPr>
            <w:tcW w:w="5119" w:type="dxa"/>
          </w:tcPr>
          <w:p w14:paraId="5F4DE6A0" w14:textId="77777777" w:rsidR="003A030B" w:rsidRPr="0083139C" w:rsidRDefault="003A030B" w:rsidP="008D7D98">
            <w:pPr>
              <w:pStyle w:val="ListParagraph"/>
              <w:ind w:left="0"/>
              <w:rPr>
                <w:rFonts w:ascii="Arial Narrow" w:hAnsi="Arial Narrow" w:cstheme="minorHAnsi"/>
                <w:b w:val="0"/>
                <w:sz w:val="20"/>
                <w:szCs w:val="16"/>
              </w:rPr>
            </w:pPr>
            <w:r w:rsidRPr="0083139C">
              <w:rPr>
                <w:rFonts w:ascii="Arial Narrow" w:hAnsi="Arial Narrow" w:cstheme="minorHAnsi"/>
                <w:b w:val="0"/>
                <w:sz w:val="20"/>
              </w:rPr>
              <w:t xml:space="preserve">Application of academic writing style and conventions, </w:t>
            </w:r>
            <w:r w:rsidRPr="00BD10DD">
              <w:rPr>
                <w:rFonts w:ascii="Arial Narrow" w:hAnsi="Arial Narrow" w:cstheme="minorHAnsi"/>
                <w:sz w:val="20"/>
              </w:rPr>
              <w:t>clear structure and organisation of proposal including the adequate use of sources to support claims/statements/arguments made</w:t>
            </w:r>
            <w:r>
              <w:rPr>
                <w:rFonts w:ascii="Arial Narrow" w:hAnsi="Arial Narrow" w:cstheme="minorHAnsi"/>
                <w:b w:val="0"/>
                <w:sz w:val="20"/>
              </w:rPr>
              <w:t>.</w:t>
            </w:r>
            <w:r>
              <w:rPr>
                <w:rFonts w:ascii="Arial Narrow" w:hAnsi="Arial Narrow" w:cstheme="minorHAnsi"/>
                <w:b w:val="0"/>
                <w:sz w:val="20"/>
                <w:szCs w:val="16"/>
              </w:rPr>
              <w:t xml:space="preserve"> </w:t>
            </w:r>
            <w:r w:rsidRPr="00BD10DD">
              <w:rPr>
                <w:rFonts w:ascii="Arial Narrow" w:hAnsi="Arial Narrow" w:cstheme="minorHAnsi"/>
                <w:sz w:val="20"/>
                <w:szCs w:val="16"/>
              </w:rPr>
              <w:t>HARVARD referencing convention</w:t>
            </w:r>
            <w:r>
              <w:rPr>
                <w:rFonts w:ascii="Arial Narrow" w:hAnsi="Arial Narrow" w:cstheme="minorHAnsi"/>
                <w:b w:val="0"/>
                <w:sz w:val="20"/>
                <w:szCs w:val="16"/>
              </w:rPr>
              <w:t xml:space="preserve"> is correctly implemented in both in-text citations and reference list. </w:t>
            </w:r>
            <w:r w:rsidRPr="00BD10DD">
              <w:rPr>
                <w:rFonts w:ascii="Arial Narrow" w:hAnsi="Arial Narrow" w:cstheme="minorHAnsi"/>
                <w:sz w:val="20"/>
                <w:szCs w:val="16"/>
                <w:u w:val="single"/>
              </w:rPr>
              <w:t>Evidence of plagiarism may result in the assignment of 0 for the assessment</w:t>
            </w:r>
            <w:r w:rsidRPr="00BD10DD">
              <w:rPr>
                <w:rFonts w:ascii="Arial Narrow" w:hAnsi="Arial Narrow" w:cstheme="minorHAnsi"/>
                <w:sz w:val="20"/>
                <w:szCs w:val="16"/>
              </w:rPr>
              <w:t>.</w:t>
            </w:r>
            <w:r>
              <w:rPr>
                <w:rFonts w:ascii="Arial Narrow" w:hAnsi="Arial Narrow" w:cstheme="minorHAnsi"/>
                <w:b w:val="0"/>
                <w:sz w:val="20"/>
                <w:szCs w:val="16"/>
              </w:rPr>
              <w:t xml:space="preserve"> The document was subjected to a throughout proofreading – minimal grammatical, typos and presentation errors are evident.</w:t>
            </w:r>
          </w:p>
        </w:tc>
        <w:tc>
          <w:tcPr>
            <w:tcW w:w="1791" w:type="dxa"/>
          </w:tcPr>
          <w:p w14:paraId="4A9563B0" w14:textId="77777777" w:rsidR="003A030B" w:rsidRPr="00774EAF" w:rsidRDefault="00FF6495" w:rsidP="008D7D98">
            <w:pPr>
              <w:pStyle w:val="ListParagraph"/>
              <w:ind w:left="0"/>
              <w:jc w:val="center"/>
              <w:rPr>
                <w:rFonts w:ascii="Arial Narrow" w:hAnsi="Arial Narrow"/>
                <w:sz w:val="28"/>
                <w:szCs w:val="16"/>
              </w:rPr>
            </w:pPr>
            <w:r>
              <w:rPr>
                <w:rFonts w:ascii="Arial Narrow" w:hAnsi="Arial Narrow"/>
                <w:sz w:val="28"/>
                <w:szCs w:val="16"/>
              </w:rPr>
              <w:t>8</w:t>
            </w:r>
          </w:p>
        </w:tc>
      </w:tr>
      <w:tr w:rsidR="003A030B" w14:paraId="1DEBC912" w14:textId="77777777" w:rsidTr="008D7D98">
        <w:tc>
          <w:tcPr>
            <w:tcW w:w="2145" w:type="dxa"/>
          </w:tcPr>
          <w:p w14:paraId="010E564C" w14:textId="77777777" w:rsidR="003A030B" w:rsidRDefault="003A030B" w:rsidP="008D7D98">
            <w:pPr>
              <w:jc w:val="center"/>
              <w:rPr>
                <w:rFonts w:ascii="Arial Narrow" w:hAnsi="Arial Narrow"/>
                <w:b w:val="0"/>
              </w:rPr>
            </w:pPr>
            <w:r>
              <w:rPr>
                <w:rFonts w:ascii="Arial Narrow" w:hAnsi="Arial Narrow"/>
                <w:b w:val="0"/>
              </w:rPr>
              <w:t>Understanding and adherence to proposal guideline</w:t>
            </w:r>
          </w:p>
          <w:p w14:paraId="1E115217" w14:textId="77777777" w:rsidR="003A030B" w:rsidRPr="008723D8" w:rsidRDefault="003A030B" w:rsidP="008D7D98">
            <w:pPr>
              <w:jc w:val="center"/>
              <w:rPr>
                <w:rFonts w:ascii="Arial Narrow" w:hAnsi="Arial Narrow"/>
                <w:b w:val="0"/>
              </w:rPr>
            </w:pPr>
            <w:r>
              <w:rPr>
                <w:rFonts w:ascii="Arial Narrow" w:hAnsi="Arial Narrow"/>
                <w:b w:val="0"/>
              </w:rPr>
              <w:t>10%</w:t>
            </w:r>
          </w:p>
        </w:tc>
        <w:tc>
          <w:tcPr>
            <w:tcW w:w="5119" w:type="dxa"/>
          </w:tcPr>
          <w:p w14:paraId="198703D7" w14:textId="77777777" w:rsidR="003A030B" w:rsidRPr="008723D8" w:rsidRDefault="003A030B" w:rsidP="008D7D98">
            <w:pPr>
              <w:pStyle w:val="ListParagraph"/>
              <w:ind w:left="0"/>
              <w:rPr>
                <w:rFonts w:ascii="Arial Narrow" w:hAnsi="Arial Narrow" w:cstheme="minorHAnsi"/>
                <w:b w:val="0"/>
                <w:sz w:val="20"/>
                <w:szCs w:val="16"/>
              </w:rPr>
            </w:pPr>
            <w:r>
              <w:rPr>
                <w:rFonts w:ascii="Arial Narrow" w:hAnsi="Arial Narrow" w:cstheme="minorHAnsi"/>
                <w:b w:val="0"/>
                <w:sz w:val="20"/>
              </w:rPr>
              <w:t xml:space="preserve">Clear adherence to the proposal guidelines </w:t>
            </w:r>
            <w:proofErr w:type="spellStart"/>
            <w:r>
              <w:rPr>
                <w:rFonts w:ascii="Arial Narrow" w:hAnsi="Arial Narrow" w:cstheme="minorHAnsi"/>
                <w:b w:val="0"/>
                <w:sz w:val="20"/>
              </w:rPr>
              <w:t>wrt</w:t>
            </w:r>
            <w:proofErr w:type="spellEnd"/>
            <w:r>
              <w:rPr>
                <w:rFonts w:ascii="Arial Narrow" w:hAnsi="Arial Narrow" w:cstheme="minorHAnsi"/>
                <w:b w:val="0"/>
                <w:sz w:val="20"/>
              </w:rPr>
              <w:t xml:space="preserve"> structure and organisation of the document. </w:t>
            </w:r>
            <w:r w:rsidRPr="00BD10DD">
              <w:rPr>
                <w:rFonts w:ascii="Arial Narrow" w:hAnsi="Arial Narrow" w:cstheme="minorHAnsi"/>
                <w:sz w:val="20"/>
              </w:rPr>
              <w:t>The purpose of each section of the proposal document is understood. The appropriate content and/or descriptions are included for each section</w:t>
            </w:r>
            <w:r>
              <w:rPr>
                <w:rFonts w:ascii="Arial Narrow" w:hAnsi="Arial Narrow" w:cstheme="minorHAnsi"/>
                <w:b w:val="0"/>
                <w:sz w:val="20"/>
              </w:rPr>
              <w:t xml:space="preserve">. </w:t>
            </w:r>
          </w:p>
        </w:tc>
        <w:tc>
          <w:tcPr>
            <w:tcW w:w="1791" w:type="dxa"/>
          </w:tcPr>
          <w:p w14:paraId="6BAB1905" w14:textId="77777777" w:rsidR="003A030B" w:rsidRPr="00774EAF" w:rsidRDefault="00FF6495" w:rsidP="008D7D98">
            <w:pPr>
              <w:pStyle w:val="ListParagraph"/>
              <w:ind w:left="0"/>
              <w:jc w:val="center"/>
              <w:rPr>
                <w:rFonts w:ascii="Arial Narrow" w:hAnsi="Arial Narrow"/>
                <w:sz w:val="28"/>
                <w:szCs w:val="16"/>
              </w:rPr>
            </w:pPr>
            <w:r>
              <w:rPr>
                <w:rFonts w:ascii="Arial Narrow" w:hAnsi="Arial Narrow"/>
                <w:sz w:val="28"/>
                <w:szCs w:val="16"/>
              </w:rPr>
              <w:t>6</w:t>
            </w:r>
          </w:p>
        </w:tc>
      </w:tr>
      <w:tr w:rsidR="003A030B" w14:paraId="2C223387" w14:textId="77777777" w:rsidTr="008D7D98">
        <w:tc>
          <w:tcPr>
            <w:tcW w:w="2145" w:type="dxa"/>
          </w:tcPr>
          <w:p w14:paraId="798D7726" w14:textId="77777777" w:rsidR="003A030B" w:rsidRPr="00BD10DD" w:rsidRDefault="003A030B" w:rsidP="008D7D98">
            <w:pPr>
              <w:pStyle w:val="ListParagraph"/>
              <w:ind w:left="0"/>
              <w:jc w:val="center"/>
              <w:rPr>
                <w:rFonts w:ascii="Arial Narrow" w:hAnsi="Arial Narrow"/>
              </w:rPr>
            </w:pPr>
            <w:r w:rsidRPr="00BD10DD">
              <w:rPr>
                <w:rFonts w:ascii="Arial Narrow" w:hAnsi="Arial Narrow"/>
                <w:sz w:val="28"/>
              </w:rPr>
              <w:t>100%</w:t>
            </w:r>
          </w:p>
        </w:tc>
        <w:tc>
          <w:tcPr>
            <w:tcW w:w="5119" w:type="dxa"/>
          </w:tcPr>
          <w:p w14:paraId="4320F52D" w14:textId="77777777" w:rsidR="003A030B" w:rsidRPr="0083139C" w:rsidRDefault="003A030B" w:rsidP="008D7D98">
            <w:pPr>
              <w:pStyle w:val="ListParagraph"/>
              <w:ind w:left="0"/>
              <w:rPr>
                <w:rFonts w:ascii="Arial Narrow" w:hAnsi="Arial Narrow" w:cstheme="minorHAnsi"/>
                <w:b w:val="0"/>
                <w:sz w:val="20"/>
                <w:szCs w:val="16"/>
              </w:rPr>
            </w:pPr>
          </w:p>
        </w:tc>
        <w:tc>
          <w:tcPr>
            <w:tcW w:w="1791" w:type="dxa"/>
          </w:tcPr>
          <w:p w14:paraId="626A894D" w14:textId="77777777" w:rsidR="003A030B" w:rsidRPr="00774EAF" w:rsidRDefault="003A030B" w:rsidP="008D7D98">
            <w:pPr>
              <w:pStyle w:val="ListParagraph"/>
              <w:ind w:left="0"/>
              <w:jc w:val="center"/>
              <w:rPr>
                <w:rFonts w:ascii="Arial Narrow" w:hAnsi="Arial Narrow"/>
                <w:sz w:val="28"/>
                <w:szCs w:val="16"/>
              </w:rPr>
            </w:pPr>
          </w:p>
        </w:tc>
      </w:tr>
      <w:tr w:rsidR="003A030B" w14:paraId="1C7B9E47" w14:textId="77777777" w:rsidTr="008D7D98">
        <w:tc>
          <w:tcPr>
            <w:tcW w:w="7264" w:type="dxa"/>
            <w:gridSpan w:val="2"/>
            <w:vAlign w:val="center"/>
          </w:tcPr>
          <w:p w14:paraId="371F92BE" w14:textId="77777777" w:rsidR="003A030B" w:rsidRPr="00035DBE" w:rsidRDefault="003A030B" w:rsidP="008D7D98">
            <w:pPr>
              <w:pStyle w:val="ListParagraph"/>
              <w:ind w:left="0"/>
              <w:jc w:val="center"/>
              <w:rPr>
                <w:rFonts w:ascii="Arial Narrow" w:hAnsi="Arial Narrow"/>
                <w:sz w:val="16"/>
                <w:szCs w:val="16"/>
              </w:rPr>
            </w:pPr>
            <w:r w:rsidRPr="00463921">
              <w:rPr>
                <w:rFonts w:ascii="Arial Narrow" w:hAnsi="Arial Narrow"/>
                <w:sz w:val="20"/>
                <w:szCs w:val="16"/>
              </w:rPr>
              <w:t>TOTAL</w:t>
            </w:r>
          </w:p>
        </w:tc>
        <w:tc>
          <w:tcPr>
            <w:tcW w:w="1791" w:type="dxa"/>
            <w:vAlign w:val="center"/>
          </w:tcPr>
          <w:p w14:paraId="514D4E8D" w14:textId="77777777" w:rsidR="003A030B" w:rsidRPr="00774EAF" w:rsidRDefault="00FF6495" w:rsidP="008D7D98">
            <w:pPr>
              <w:pStyle w:val="ListParagraph"/>
              <w:ind w:left="0"/>
              <w:jc w:val="center"/>
              <w:rPr>
                <w:rFonts w:ascii="Arial Narrow" w:hAnsi="Arial Narrow"/>
                <w:sz w:val="28"/>
                <w:szCs w:val="16"/>
              </w:rPr>
            </w:pPr>
            <w:r>
              <w:rPr>
                <w:rFonts w:ascii="Arial Narrow" w:hAnsi="Arial Narrow"/>
                <w:sz w:val="28"/>
                <w:szCs w:val="16"/>
              </w:rPr>
              <w:t>56</w:t>
            </w:r>
          </w:p>
          <w:p w14:paraId="1DCB54A9" w14:textId="77777777" w:rsidR="003A030B" w:rsidRPr="00774EAF" w:rsidRDefault="003A030B" w:rsidP="008D7D98">
            <w:pPr>
              <w:pStyle w:val="ListParagraph"/>
              <w:ind w:left="0"/>
              <w:jc w:val="center"/>
              <w:rPr>
                <w:rFonts w:ascii="Arial Narrow" w:hAnsi="Arial Narrow"/>
                <w:sz w:val="28"/>
                <w:szCs w:val="16"/>
              </w:rPr>
            </w:pPr>
          </w:p>
        </w:tc>
      </w:tr>
      <w:tr w:rsidR="003A030B" w14:paraId="5ED268C8" w14:textId="77777777" w:rsidTr="008D7D98">
        <w:tc>
          <w:tcPr>
            <w:tcW w:w="9055" w:type="dxa"/>
            <w:gridSpan w:val="3"/>
            <w:vAlign w:val="center"/>
          </w:tcPr>
          <w:p w14:paraId="4D73DD30" w14:textId="77777777" w:rsidR="003A030B" w:rsidRDefault="003A030B" w:rsidP="008D7D98">
            <w:pPr>
              <w:pStyle w:val="ListParagraph"/>
              <w:ind w:left="0"/>
              <w:jc w:val="center"/>
              <w:rPr>
                <w:rFonts w:ascii="Arial Narrow" w:hAnsi="Arial Narrow"/>
                <w:sz w:val="20"/>
                <w:szCs w:val="16"/>
              </w:rPr>
            </w:pPr>
            <w:r>
              <w:rPr>
                <w:rFonts w:ascii="Arial Narrow" w:hAnsi="Arial Narrow"/>
                <w:sz w:val="20"/>
                <w:szCs w:val="16"/>
              </w:rPr>
              <w:t>COMMENTS</w:t>
            </w:r>
          </w:p>
          <w:p w14:paraId="70F95AA5" w14:textId="77777777" w:rsidR="003A030B" w:rsidRPr="00D177E0" w:rsidRDefault="00FF6495" w:rsidP="008D7D98">
            <w:pPr>
              <w:pStyle w:val="ListParagraph"/>
              <w:ind w:left="0"/>
              <w:rPr>
                <w:rFonts w:ascii="Arial Narrow" w:hAnsi="Arial Narrow"/>
                <w:b w:val="0"/>
                <w:sz w:val="28"/>
                <w:szCs w:val="16"/>
              </w:rPr>
            </w:pPr>
            <w:r>
              <w:rPr>
                <w:rFonts w:ascii="Arial Narrow" w:hAnsi="Arial Narrow"/>
                <w:b w:val="0"/>
                <w:sz w:val="28"/>
                <w:szCs w:val="16"/>
              </w:rPr>
              <w:t xml:space="preserve">This is a basic attempt. There is good evidence of grappling with and use of the subject content. There is also clear misunderstanding of this content – more detail and description is required for how you apply the techniques and methods to your specific research investigation. So it is still unclear how you plan to implement your study and what it will ‘look’ like. There are areas where you haven’t adhered to the proposal guidelines. There are also plagiarism concerns – insufficient acknowledgement of your sources and a poorly formatted reference list. </w:t>
            </w:r>
          </w:p>
          <w:p w14:paraId="29174E79" w14:textId="77777777" w:rsidR="003A030B" w:rsidRPr="00D177E0" w:rsidRDefault="003A030B" w:rsidP="008D7D98">
            <w:pPr>
              <w:pStyle w:val="ListParagraph"/>
              <w:ind w:left="0"/>
              <w:rPr>
                <w:rFonts w:ascii="Arial Narrow" w:hAnsi="Arial Narrow"/>
                <w:b w:val="0"/>
                <w:sz w:val="28"/>
                <w:szCs w:val="16"/>
              </w:rPr>
            </w:pPr>
          </w:p>
          <w:p w14:paraId="7E2A4C66" w14:textId="77777777" w:rsidR="003A030B" w:rsidRPr="00D177E0" w:rsidRDefault="003A030B" w:rsidP="008D7D98">
            <w:pPr>
              <w:pStyle w:val="ListParagraph"/>
              <w:ind w:left="0"/>
              <w:rPr>
                <w:rFonts w:ascii="Arial Narrow" w:hAnsi="Arial Narrow"/>
                <w:b w:val="0"/>
                <w:sz w:val="28"/>
                <w:szCs w:val="16"/>
              </w:rPr>
            </w:pPr>
          </w:p>
          <w:p w14:paraId="37C1DA18" w14:textId="77777777" w:rsidR="003A030B" w:rsidRPr="00D177E0" w:rsidRDefault="003A030B" w:rsidP="008D7D98">
            <w:pPr>
              <w:pStyle w:val="ListParagraph"/>
              <w:ind w:left="0"/>
              <w:rPr>
                <w:rFonts w:ascii="Arial Narrow" w:hAnsi="Arial Narrow"/>
                <w:b w:val="0"/>
                <w:sz w:val="28"/>
                <w:szCs w:val="16"/>
              </w:rPr>
            </w:pPr>
          </w:p>
          <w:p w14:paraId="22D89A12" w14:textId="77777777" w:rsidR="003A030B" w:rsidRPr="00D177E0" w:rsidRDefault="003A030B" w:rsidP="008D7D98">
            <w:pPr>
              <w:pStyle w:val="ListParagraph"/>
              <w:ind w:left="0"/>
              <w:rPr>
                <w:rFonts w:ascii="Arial Narrow" w:hAnsi="Arial Narrow"/>
                <w:b w:val="0"/>
                <w:sz w:val="28"/>
                <w:szCs w:val="16"/>
              </w:rPr>
            </w:pPr>
          </w:p>
          <w:p w14:paraId="6A9B65B9" w14:textId="77777777" w:rsidR="003A030B" w:rsidRPr="00D177E0" w:rsidRDefault="003A030B" w:rsidP="008D7D98">
            <w:pPr>
              <w:pStyle w:val="ListParagraph"/>
              <w:ind w:left="0"/>
              <w:rPr>
                <w:rFonts w:ascii="Arial Narrow" w:hAnsi="Arial Narrow"/>
                <w:b w:val="0"/>
                <w:sz w:val="28"/>
                <w:szCs w:val="16"/>
              </w:rPr>
            </w:pPr>
          </w:p>
          <w:p w14:paraId="669A6B75" w14:textId="77777777" w:rsidR="003A030B" w:rsidRPr="00D177E0" w:rsidRDefault="003A030B" w:rsidP="008D7D98">
            <w:pPr>
              <w:pStyle w:val="ListParagraph"/>
              <w:ind w:left="0"/>
              <w:rPr>
                <w:rFonts w:ascii="Arial Narrow" w:hAnsi="Arial Narrow"/>
                <w:b w:val="0"/>
                <w:sz w:val="28"/>
                <w:szCs w:val="16"/>
              </w:rPr>
            </w:pPr>
          </w:p>
          <w:p w14:paraId="4D194E01" w14:textId="77777777" w:rsidR="003A030B" w:rsidRDefault="003A030B" w:rsidP="008D7D98">
            <w:pPr>
              <w:pStyle w:val="ListParagraph"/>
              <w:ind w:left="0"/>
              <w:jc w:val="center"/>
              <w:rPr>
                <w:rFonts w:ascii="Arial Narrow" w:hAnsi="Arial Narrow"/>
                <w:sz w:val="16"/>
                <w:szCs w:val="16"/>
              </w:rPr>
            </w:pPr>
          </w:p>
        </w:tc>
      </w:tr>
    </w:tbl>
    <w:p w14:paraId="490ABA7D" w14:textId="77777777" w:rsidR="003A030B" w:rsidRDefault="003A030B" w:rsidP="003A030B"/>
    <w:p w14:paraId="3BA13496" w14:textId="77777777" w:rsidR="000621A0" w:rsidRPr="00784AB5" w:rsidRDefault="000621A0" w:rsidP="00E92EA3">
      <w:pPr>
        <w:spacing w:line="360" w:lineRule="auto"/>
        <w:rPr>
          <w:rFonts w:ascii="Arial" w:hAnsi="Arial" w:cs="Arial"/>
          <w:sz w:val="24"/>
        </w:rPr>
      </w:pPr>
    </w:p>
    <w:sectPr w:rsidR="000621A0" w:rsidRPr="00784AB5">
      <w:footerReference w:type="default" r:id="rId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ynn Coleman" w:date="2020-08-11T09:38:00Z" w:initials="LC">
    <w:p w14:paraId="23CF2C71" w14:textId="77777777" w:rsidR="00FF6495" w:rsidRDefault="00FF6495">
      <w:pPr>
        <w:pStyle w:val="CommentText"/>
      </w:pPr>
      <w:r>
        <w:rPr>
          <w:rStyle w:val="CommentReference"/>
        </w:rPr>
        <w:annotationRef/>
      </w:r>
      <w:r>
        <w:t>Not a viable empirical research focus</w:t>
      </w:r>
    </w:p>
  </w:comment>
  <w:comment w:id="22" w:author="Lynn Coleman" w:date="2020-08-11T09:35:00Z" w:initials="LC">
    <w:p w14:paraId="5DE8AFAF" w14:textId="77777777" w:rsidR="00FF6495" w:rsidRDefault="00FF6495">
      <w:pPr>
        <w:pStyle w:val="CommentText"/>
      </w:pPr>
      <w:r>
        <w:rPr>
          <w:rStyle w:val="CommentReference"/>
        </w:rPr>
        <w:annotationRef/>
      </w:r>
      <w:r>
        <w:t xml:space="preserve">It </w:t>
      </w:r>
      <w:proofErr w:type="spellStart"/>
      <w:proofErr w:type="gramStart"/>
      <w:r>
        <w:t>cant</w:t>
      </w:r>
      <w:proofErr w:type="spellEnd"/>
      <w:proofErr w:type="gramEnd"/>
      <w:r>
        <w:t xml:space="preserve"> really be both. Provide a reason and support for your choice</w:t>
      </w:r>
    </w:p>
    <w:p w14:paraId="42A8B519" w14:textId="77777777" w:rsidR="00FF6495" w:rsidRDefault="00FF6495">
      <w:pPr>
        <w:pStyle w:val="CommentText"/>
      </w:pPr>
    </w:p>
    <w:p w14:paraId="5D3868D5" w14:textId="77777777" w:rsidR="00FF6495" w:rsidRDefault="00FF6495">
      <w:pPr>
        <w:pStyle w:val="CommentText"/>
      </w:pPr>
      <w:r>
        <w:t>Acknowledge you source</w:t>
      </w:r>
    </w:p>
  </w:comment>
  <w:comment w:id="23" w:author="Lynn Coleman" w:date="2020-08-11T09:36:00Z" w:initials="LC">
    <w:p w14:paraId="581A8AAB" w14:textId="77777777" w:rsidR="00FF6495" w:rsidRDefault="00FF6495">
      <w:pPr>
        <w:pStyle w:val="CommentText"/>
      </w:pPr>
      <w:r>
        <w:rPr>
          <w:rStyle w:val="CommentReference"/>
        </w:rPr>
        <w:annotationRef/>
      </w:r>
      <w:r>
        <w:t xml:space="preserve">This isn’t an example of descriptive research </w:t>
      </w:r>
    </w:p>
  </w:comment>
  <w:comment w:id="33" w:author="Lynn Coleman" w:date="2020-08-11T09:34:00Z" w:initials="LC">
    <w:p w14:paraId="0D46B36B" w14:textId="77777777" w:rsidR="00FF6495" w:rsidRDefault="00FF6495">
      <w:pPr>
        <w:pStyle w:val="CommentText"/>
      </w:pPr>
      <w:r>
        <w:rPr>
          <w:rStyle w:val="CommentReference"/>
        </w:rPr>
        <w:annotationRef/>
      </w:r>
      <w:r>
        <w:t>Acknowledge your sources</w:t>
      </w:r>
    </w:p>
    <w:p w14:paraId="6C5DB58F" w14:textId="77777777" w:rsidR="00FF6495" w:rsidRDefault="00FF6495">
      <w:pPr>
        <w:pStyle w:val="CommentText"/>
      </w:pPr>
    </w:p>
    <w:p w14:paraId="620B16CC" w14:textId="77777777" w:rsidR="00FF6495" w:rsidRDefault="00FF6495">
      <w:pPr>
        <w:pStyle w:val="CommentText"/>
      </w:pPr>
      <w:r>
        <w:t>Use the correct terminology and relate to the specifics of you study</w:t>
      </w:r>
    </w:p>
  </w:comment>
  <w:comment w:id="34" w:author="Lynn Coleman" w:date="2020-08-11T09:34:00Z" w:initials="LC">
    <w:p w14:paraId="5E768705" w14:textId="77777777" w:rsidR="00FF6495" w:rsidRDefault="00FF6495">
      <w:pPr>
        <w:pStyle w:val="CommentText"/>
      </w:pPr>
      <w:r>
        <w:rPr>
          <w:rStyle w:val="CommentReference"/>
        </w:rPr>
        <w:annotationRef/>
      </w:r>
      <w:r>
        <w:t>This is not the structure and information required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3CF2C71" w15:done="0"/>
  <w15:commentEx w15:paraId="5D3868D5" w15:done="0"/>
  <w15:commentEx w15:paraId="581A8AAB" w15:done="0"/>
  <w15:commentEx w15:paraId="620B16CC" w15:done="0"/>
  <w15:commentEx w15:paraId="5E76870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C64E88" w14:textId="77777777" w:rsidR="00F3205E" w:rsidRDefault="00F3205E" w:rsidP="002652D3">
      <w:pPr>
        <w:spacing w:after="0" w:line="240" w:lineRule="auto"/>
      </w:pPr>
      <w:r>
        <w:separator/>
      </w:r>
    </w:p>
  </w:endnote>
  <w:endnote w:type="continuationSeparator" w:id="0">
    <w:p w14:paraId="44D4E851" w14:textId="77777777" w:rsidR="00F3205E" w:rsidRDefault="00F3205E" w:rsidP="00265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22FDA1" w14:textId="1F7EF16C" w:rsidR="00784AB5" w:rsidRPr="008D4314" w:rsidRDefault="00F3205E" w:rsidP="008D4314">
    <w:pPr>
      <w:pStyle w:val="Footer"/>
      <w:pBdr>
        <w:top w:val="single" w:sz="4" w:space="0" w:color="D9D9D9" w:themeColor="background1" w:themeShade="D9"/>
      </w:pBdr>
      <w:rPr>
        <w:b/>
        <w:bCs/>
      </w:rPr>
    </w:pPr>
    <w:sdt>
      <w:sdtPr>
        <w:id w:val="-278563362"/>
        <w:docPartObj>
          <w:docPartGallery w:val="Page Numbers (Bottom of Page)"/>
          <w:docPartUnique/>
        </w:docPartObj>
      </w:sdtPr>
      <w:sdtEndPr>
        <w:rPr>
          <w:color w:val="7F7F7F" w:themeColor="background1" w:themeShade="7F"/>
          <w:spacing w:val="60"/>
        </w:rPr>
      </w:sdtEndPr>
      <w:sdtContent>
        <w:r w:rsidR="002652D3">
          <w:fldChar w:fldCharType="begin"/>
        </w:r>
        <w:r w:rsidR="002652D3">
          <w:instrText xml:space="preserve"> PAGE   \* MERGEFORMAT </w:instrText>
        </w:r>
        <w:r w:rsidR="002652D3">
          <w:fldChar w:fldCharType="separate"/>
        </w:r>
        <w:r w:rsidR="00C379EF" w:rsidRPr="00C379EF">
          <w:rPr>
            <w:b/>
            <w:bCs/>
            <w:noProof/>
          </w:rPr>
          <w:t>10</w:t>
        </w:r>
        <w:r w:rsidR="002652D3">
          <w:rPr>
            <w:b/>
            <w:bCs/>
            <w:noProof/>
          </w:rPr>
          <w:fldChar w:fldCharType="end"/>
        </w:r>
        <w:r w:rsidR="002652D3">
          <w:rPr>
            <w:b/>
            <w:bCs/>
          </w:rPr>
          <w:t xml:space="preserve"> | </w:t>
        </w:r>
        <w:r w:rsidR="002652D3">
          <w:rPr>
            <w:color w:val="7F7F7F" w:themeColor="background1" w:themeShade="7F"/>
            <w:spacing w:val="60"/>
          </w:rPr>
          <w:t>Page</w:t>
        </w:r>
      </w:sdtContent>
    </w:sdt>
    <w:r w:rsidR="008D4314">
      <w:rPr>
        <w:b/>
        <w:bCs/>
      </w:rPr>
      <w:tab/>
    </w:r>
    <w:r w:rsidR="00784AB5">
      <w:t>The role of Social Media in the rise of Fake News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3C692B" w14:textId="77777777" w:rsidR="00F3205E" w:rsidRDefault="00F3205E" w:rsidP="002652D3">
      <w:pPr>
        <w:spacing w:after="0" w:line="240" w:lineRule="auto"/>
      </w:pPr>
      <w:r>
        <w:separator/>
      </w:r>
    </w:p>
  </w:footnote>
  <w:footnote w:type="continuationSeparator" w:id="0">
    <w:p w14:paraId="6121E5EF" w14:textId="77777777" w:rsidR="00F3205E" w:rsidRDefault="00F3205E" w:rsidP="00265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A2789"/>
    <w:multiLevelType w:val="multilevel"/>
    <w:tmpl w:val="E698F012"/>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 w15:restartNumberingAfterBreak="0">
    <w:nsid w:val="038007D4"/>
    <w:multiLevelType w:val="hybridMultilevel"/>
    <w:tmpl w:val="12DCC0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 w15:restartNumberingAfterBreak="0">
    <w:nsid w:val="15C422D4"/>
    <w:multiLevelType w:val="hybridMultilevel"/>
    <w:tmpl w:val="B8481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A87E18"/>
    <w:multiLevelType w:val="multilevel"/>
    <w:tmpl w:val="8BC68B5C"/>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4" w15:restartNumberingAfterBreak="0">
    <w:nsid w:val="1A5972F6"/>
    <w:multiLevelType w:val="hybridMultilevel"/>
    <w:tmpl w:val="2C6A3C00"/>
    <w:lvl w:ilvl="0" w:tplc="1C090017">
      <w:start w:val="1"/>
      <w:numFmt w:val="lowerLetter"/>
      <w:lvlText w:val="%1)"/>
      <w:lvlJc w:val="left"/>
      <w:pPr>
        <w:ind w:left="644"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5" w15:restartNumberingAfterBreak="0">
    <w:nsid w:val="1E043B7E"/>
    <w:multiLevelType w:val="hybridMultilevel"/>
    <w:tmpl w:val="5F3C1B1A"/>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3F1E3428"/>
    <w:multiLevelType w:val="hybridMultilevel"/>
    <w:tmpl w:val="5FCE00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494E71AD"/>
    <w:multiLevelType w:val="hybridMultilevel"/>
    <w:tmpl w:val="D86AF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7C538B"/>
    <w:multiLevelType w:val="hybridMultilevel"/>
    <w:tmpl w:val="315E6632"/>
    <w:lvl w:ilvl="0" w:tplc="1C09000F">
      <w:start w:val="3"/>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4F971F1E"/>
    <w:multiLevelType w:val="hybridMultilevel"/>
    <w:tmpl w:val="CDCA58B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52390D5D"/>
    <w:multiLevelType w:val="multilevel"/>
    <w:tmpl w:val="EFDA14F8"/>
    <w:lvl w:ilvl="0">
      <w:start w:val="1"/>
      <w:numFmt w:val="decimal"/>
      <w:lvlText w:val="%1.0"/>
      <w:lvlJc w:val="left"/>
      <w:pPr>
        <w:ind w:left="360" w:hanging="360"/>
      </w:pPr>
      <w:rPr>
        <w:rFonts w:ascii="Times New Roman" w:hAnsi="Times New Roman" w:cs="Times New Roman" w:hint="default"/>
        <w:b/>
      </w:rPr>
    </w:lvl>
    <w:lvl w:ilvl="1">
      <w:numFmt w:val="decimal"/>
      <w:lvlText w:val="%1.%2"/>
      <w:lvlJc w:val="left"/>
      <w:pPr>
        <w:ind w:left="785" w:hanging="360"/>
      </w:pPr>
      <w:rPr>
        <w:rFonts w:hint="default"/>
        <w:b w:val="0"/>
      </w:rPr>
    </w:lvl>
    <w:lvl w:ilvl="2">
      <w:start w:val="1"/>
      <w:numFmt w:val="decimal"/>
      <w:lvlText w:val="%1.%2.%3"/>
      <w:lvlJc w:val="left"/>
      <w:pPr>
        <w:ind w:left="157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12" w15:restartNumberingAfterBreak="0">
    <w:nsid w:val="52B81F72"/>
    <w:multiLevelType w:val="hybridMultilevel"/>
    <w:tmpl w:val="5750FAA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3" w15:restartNumberingAfterBreak="0">
    <w:nsid w:val="61DF7E40"/>
    <w:multiLevelType w:val="hybridMultilevel"/>
    <w:tmpl w:val="4C4464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69610073"/>
    <w:multiLevelType w:val="hybridMultilevel"/>
    <w:tmpl w:val="57EC76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79E44C9"/>
    <w:multiLevelType w:val="multilevel"/>
    <w:tmpl w:val="E698F012"/>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6" w15:restartNumberingAfterBreak="0">
    <w:nsid w:val="7EE0309E"/>
    <w:multiLevelType w:val="hybridMultilevel"/>
    <w:tmpl w:val="9EA0E3F0"/>
    <w:lvl w:ilvl="0" w:tplc="F9C0D7A4">
      <w:start w:val="1"/>
      <w:numFmt w:val="bullet"/>
      <w:lvlText w:val=""/>
      <w:lvlJc w:val="left"/>
      <w:pPr>
        <w:ind w:left="75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28CEE2C2">
      <w:start w:val="1"/>
      <w:numFmt w:val="bullet"/>
      <w:lvlText w:val="o"/>
      <w:lvlJc w:val="left"/>
      <w:pPr>
        <w:ind w:left="15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DE562792">
      <w:start w:val="1"/>
      <w:numFmt w:val="bullet"/>
      <w:lvlText w:val="▪"/>
      <w:lvlJc w:val="left"/>
      <w:pPr>
        <w:ind w:left="22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A785376">
      <w:start w:val="1"/>
      <w:numFmt w:val="bullet"/>
      <w:lvlText w:val="•"/>
      <w:lvlJc w:val="left"/>
      <w:pPr>
        <w:ind w:left="29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2D5C9228">
      <w:start w:val="1"/>
      <w:numFmt w:val="bullet"/>
      <w:lvlText w:val="o"/>
      <w:lvlJc w:val="left"/>
      <w:pPr>
        <w:ind w:left="370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97CC0810">
      <w:start w:val="1"/>
      <w:numFmt w:val="bullet"/>
      <w:lvlText w:val="▪"/>
      <w:lvlJc w:val="left"/>
      <w:pPr>
        <w:ind w:left="442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87C6D90">
      <w:start w:val="1"/>
      <w:numFmt w:val="bullet"/>
      <w:lvlText w:val="•"/>
      <w:lvlJc w:val="left"/>
      <w:pPr>
        <w:ind w:left="51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A3F8D228">
      <w:start w:val="1"/>
      <w:numFmt w:val="bullet"/>
      <w:lvlText w:val="o"/>
      <w:lvlJc w:val="left"/>
      <w:pPr>
        <w:ind w:left="58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90AE18E">
      <w:start w:val="1"/>
      <w:numFmt w:val="bullet"/>
      <w:lvlText w:val="▪"/>
      <w:lvlJc w:val="left"/>
      <w:pPr>
        <w:ind w:left="65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17" w15:restartNumberingAfterBreak="0">
    <w:nsid w:val="7F327A72"/>
    <w:multiLevelType w:val="hybridMultilevel"/>
    <w:tmpl w:val="F5623DB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7"/>
  </w:num>
  <w:num w:numId="2">
    <w:abstractNumId w:val="13"/>
  </w:num>
  <w:num w:numId="3">
    <w:abstractNumId w:val="6"/>
  </w:num>
  <w:num w:numId="4">
    <w:abstractNumId w:val="14"/>
  </w:num>
  <w:num w:numId="5">
    <w:abstractNumId w:val="12"/>
  </w:num>
  <w:num w:numId="6">
    <w:abstractNumId w:val="1"/>
  </w:num>
  <w:num w:numId="7">
    <w:abstractNumId w:val="4"/>
  </w:num>
  <w:num w:numId="8">
    <w:abstractNumId w:val="11"/>
  </w:num>
  <w:num w:numId="9">
    <w:abstractNumId w:val="3"/>
  </w:num>
  <w:num w:numId="10">
    <w:abstractNumId w:val="0"/>
  </w:num>
  <w:num w:numId="11">
    <w:abstractNumId w:val="15"/>
  </w:num>
  <w:num w:numId="12">
    <w:abstractNumId w:val="16"/>
  </w:num>
  <w:num w:numId="13">
    <w:abstractNumId w:val="5"/>
  </w:num>
  <w:num w:numId="14">
    <w:abstractNumId w:val="9"/>
  </w:num>
  <w:num w:numId="15">
    <w:abstractNumId w:val="10"/>
  </w:num>
  <w:num w:numId="16">
    <w:abstractNumId w:val="8"/>
  </w:num>
  <w:num w:numId="17">
    <w:abstractNumId w:val="2"/>
  </w:num>
  <w:num w:numId="18">
    <w:abstractNumId w:val="1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ynn Coleman">
    <w15:presenceInfo w15:providerId="None" w15:userId="Lynn Cole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878"/>
    <w:rsid w:val="000077AC"/>
    <w:rsid w:val="0002003C"/>
    <w:rsid w:val="0005556B"/>
    <w:rsid w:val="000621A0"/>
    <w:rsid w:val="00064C02"/>
    <w:rsid w:val="000700D9"/>
    <w:rsid w:val="000711C6"/>
    <w:rsid w:val="000811E8"/>
    <w:rsid w:val="0009650D"/>
    <w:rsid w:val="000A7BA0"/>
    <w:rsid w:val="001070DC"/>
    <w:rsid w:val="00125FF8"/>
    <w:rsid w:val="00157F0D"/>
    <w:rsid w:val="00160711"/>
    <w:rsid w:val="00186743"/>
    <w:rsid w:val="001B38B6"/>
    <w:rsid w:val="001C3779"/>
    <w:rsid w:val="001F08DA"/>
    <w:rsid w:val="00200781"/>
    <w:rsid w:val="00220E5C"/>
    <w:rsid w:val="002652D3"/>
    <w:rsid w:val="00286C36"/>
    <w:rsid w:val="00292AA5"/>
    <w:rsid w:val="0029531A"/>
    <w:rsid w:val="002B6454"/>
    <w:rsid w:val="00302878"/>
    <w:rsid w:val="00303C1B"/>
    <w:rsid w:val="003077FB"/>
    <w:rsid w:val="003169C3"/>
    <w:rsid w:val="00325593"/>
    <w:rsid w:val="00364A07"/>
    <w:rsid w:val="00392C30"/>
    <w:rsid w:val="003A030B"/>
    <w:rsid w:val="003A343B"/>
    <w:rsid w:val="003B5DA5"/>
    <w:rsid w:val="003D43D2"/>
    <w:rsid w:val="003F1332"/>
    <w:rsid w:val="004672D8"/>
    <w:rsid w:val="004933B6"/>
    <w:rsid w:val="00497EAC"/>
    <w:rsid w:val="004B1D3F"/>
    <w:rsid w:val="004B6073"/>
    <w:rsid w:val="004D4BC6"/>
    <w:rsid w:val="005653CD"/>
    <w:rsid w:val="00573EB9"/>
    <w:rsid w:val="005852B4"/>
    <w:rsid w:val="005A5544"/>
    <w:rsid w:val="005C0805"/>
    <w:rsid w:val="005D5FC3"/>
    <w:rsid w:val="00605674"/>
    <w:rsid w:val="00610AC9"/>
    <w:rsid w:val="0063597A"/>
    <w:rsid w:val="0064733E"/>
    <w:rsid w:val="00680DA2"/>
    <w:rsid w:val="006E630E"/>
    <w:rsid w:val="006F479A"/>
    <w:rsid w:val="007121E8"/>
    <w:rsid w:val="00726A65"/>
    <w:rsid w:val="00726FD1"/>
    <w:rsid w:val="00774155"/>
    <w:rsid w:val="00784AB5"/>
    <w:rsid w:val="007949F1"/>
    <w:rsid w:val="007A1D39"/>
    <w:rsid w:val="007B6E39"/>
    <w:rsid w:val="007B6E53"/>
    <w:rsid w:val="00805BA5"/>
    <w:rsid w:val="00812129"/>
    <w:rsid w:val="00815AA6"/>
    <w:rsid w:val="00822307"/>
    <w:rsid w:val="008D4314"/>
    <w:rsid w:val="008D6884"/>
    <w:rsid w:val="008D6B16"/>
    <w:rsid w:val="0091177E"/>
    <w:rsid w:val="00912064"/>
    <w:rsid w:val="009150F7"/>
    <w:rsid w:val="009161E1"/>
    <w:rsid w:val="0092189E"/>
    <w:rsid w:val="009A388B"/>
    <w:rsid w:val="009C3EB5"/>
    <w:rsid w:val="009D397A"/>
    <w:rsid w:val="00A11B28"/>
    <w:rsid w:val="00A11F7E"/>
    <w:rsid w:val="00A36FA0"/>
    <w:rsid w:val="00A4434D"/>
    <w:rsid w:val="00A97849"/>
    <w:rsid w:val="00AB6F26"/>
    <w:rsid w:val="00AC4D04"/>
    <w:rsid w:val="00AF3CDD"/>
    <w:rsid w:val="00B043BB"/>
    <w:rsid w:val="00B16D10"/>
    <w:rsid w:val="00B23C9E"/>
    <w:rsid w:val="00B74EC8"/>
    <w:rsid w:val="00B955BE"/>
    <w:rsid w:val="00BA5F6E"/>
    <w:rsid w:val="00BB2CBE"/>
    <w:rsid w:val="00BC5761"/>
    <w:rsid w:val="00BE3E52"/>
    <w:rsid w:val="00C01F25"/>
    <w:rsid w:val="00C102FA"/>
    <w:rsid w:val="00C105AB"/>
    <w:rsid w:val="00C242CF"/>
    <w:rsid w:val="00C379EF"/>
    <w:rsid w:val="00C572FA"/>
    <w:rsid w:val="00C602C3"/>
    <w:rsid w:val="00C94AD7"/>
    <w:rsid w:val="00CA4F3C"/>
    <w:rsid w:val="00CB35DA"/>
    <w:rsid w:val="00CC2578"/>
    <w:rsid w:val="00CC25C9"/>
    <w:rsid w:val="00CD6305"/>
    <w:rsid w:val="00CE4881"/>
    <w:rsid w:val="00CF1357"/>
    <w:rsid w:val="00D24F75"/>
    <w:rsid w:val="00D62450"/>
    <w:rsid w:val="00D72CF9"/>
    <w:rsid w:val="00D72D08"/>
    <w:rsid w:val="00D73B5C"/>
    <w:rsid w:val="00DA1C36"/>
    <w:rsid w:val="00DB5E27"/>
    <w:rsid w:val="00DE65EC"/>
    <w:rsid w:val="00DE6FE5"/>
    <w:rsid w:val="00DE7B07"/>
    <w:rsid w:val="00DF4F01"/>
    <w:rsid w:val="00E562EA"/>
    <w:rsid w:val="00E8764C"/>
    <w:rsid w:val="00E92EA3"/>
    <w:rsid w:val="00E96697"/>
    <w:rsid w:val="00EA28F0"/>
    <w:rsid w:val="00EE2628"/>
    <w:rsid w:val="00EE2767"/>
    <w:rsid w:val="00EE4334"/>
    <w:rsid w:val="00F1281B"/>
    <w:rsid w:val="00F3205E"/>
    <w:rsid w:val="00F345AE"/>
    <w:rsid w:val="00F4010C"/>
    <w:rsid w:val="00F520B8"/>
    <w:rsid w:val="00F621E2"/>
    <w:rsid w:val="00FB4153"/>
    <w:rsid w:val="00FC5438"/>
    <w:rsid w:val="00FC6B63"/>
    <w:rsid w:val="00FF64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6062"/>
  <w15:chartTrackingRefBased/>
  <w15:docId w15:val="{48F8494F-00D7-4AB6-923A-852238A9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38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D10"/>
    <w:pPr>
      <w:ind w:left="720"/>
      <w:contextualSpacing/>
    </w:pPr>
  </w:style>
  <w:style w:type="character" w:styleId="Hyperlink">
    <w:name w:val="Hyperlink"/>
    <w:basedOn w:val="DefaultParagraphFont"/>
    <w:uiPriority w:val="99"/>
    <w:unhideWhenUsed/>
    <w:rsid w:val="00912064"/>
    <w:rPr>
      <w:color w:val="0563C1" w:themeColor="hyperlink"/>
      <w:u w:val="single"/>
    </w:rPr>
  </w:style>
  <w:style w:type="table" w:customStyle="1" w:styleId="TableGrid1">
    <w:name w:val="Table Grid1"/>
    <w:basedOn w:val="TableNormal"/>
    <w:uiPriority w:val="59"/>
    <w:rsid w:val="00E9669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2D3"/>
  </w:style>
  <w:style w:type="paragraph" w:styleId="Footer">
    <w:name w:val="footer"/>
    <w:basedOn w:val="Normal"/>
    <w:link w:val="FooterChar"/>
    <w:uiPriority w:val="99"/>
    <w:unhideWhenUsed/>
    <w:rsid w:val="00265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2D3"/>
  </w:style>
  <w:style w:type="table" w:customStyle="1" w:styleId="TableGrid">
    <w:name w:val="TableGrid"/>
    <w:rsid w:val="0091177E"/>
    <w:pPr>
      <w:spacing w:after="0" w:line="240" w:lineRule="auto"/>
    </w:pPr>
    <w:rPr>
      <w:rFonts w:eastAsiaTheme="minorEastAsia"/>
      <w:lang w:eastAsia="en-Z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B38B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B38B6"/>
    <w:pPr>
      <w:outlineLvl w:val="9"/>
    </w:pPr>
    <w:rPr>
      <w:lang w:val="en-US"/>
    </w:rPr>
  </w:style>
  <w:style w:type="paragraph" w:styleId="TOC2">
    <w:name w:val="toc 2"/>
    <w:basedOn w:val="Normal"/>
    <w:next w:val="Normal"/>
    <w:autoRedefine/>
    <w:uiPriority w:val="39"/>
    <w:unhideWhenUsed/>
    <w:rsid w:val="008D6884"/>
    <w:pPr>
      <w:spacing w:after="100"/>
      <w:ind w:left="216"/>
    </w:pPr>
    <w:rPr>
      <w:rFonts w:eastAsiaTheme="minorEastAsia" w:cs="Times New Roman"/>
      <w:lang w:val="en-US"/>
    </w:rPr>
  </w:style>
  <w:style w:type="paragraph" w:styleId="TOC1">
    <w:name w:val="toc 1"/>
    <w:basedOn w:val="Normal"/>
    <w:next w:val="Normal"/>
    <w:autoRedefine/>
    <w:uiPriority w:val="39"/>
    <w:unhideWhenUsed/>
    <w:rsid w:val="001B38B6"/>
    <w:pPr>
      <w:spacing w:after="100"/>
    </w:pPr>
    <w:rPr>
      <w:rFonts w:eastAsiaTheme="minorEastAsia" w:cs="Times New Roman"/>
      <w:lang w:val="en-US"/>
    </w:rPr>
  </w:style>
  <w:style w:type="paragraph" w:styleId="TOC3">
    <w:name w:val="toc 3"/>
    <w:basedOn w:val="Normal"/>
    <w:next w:val="Normal"/>
    <w:autoRedefine/>
    <w:uiPriority w:val="39"/>
    <w:unhideWhenUsed/>
    <w:rsid w:val="008D6884"/>
    <w:pPr>
      <w:spacing w:after="100"/>
      <w:ind w:firstLine="216"/>
    </w:pPr>
    <w:rPr>
      <w:rFonts w:eastAsiaTheme="minorEastAsia" w:cs="Times New Roman"/>
      <w:lang w:val="en-US"/>
    </w:rPr>
  </w:style>
  <w:style w:type="table" w:styleId="TableGrid0">
    <w:name w:val="Table Grid"/>
    <w:basedOn w:val="TableNormal"/>
    <w:uiPriority w:val="59"/>
    <w:rsid w:val="003A030B"/>
    <w:pPr>
      <w:spacing w:after="0" w:line="240" w:lineRule="auto"/>
    </w:pPr>
    <w:rPr>
      <w:rFonts w:ascii="Arial" w:hAnsi="Arial"/>
      <w: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F64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6495"/>
    <w:rPr>
      <w:rFonts w:ascii="Segoe UI" w:hAnsi="Segoe UI" w:cs="Segoe UI"/>
      <w:sz w:val="18"/>
      <w:szCs w:val="18"/>
    </w:rPr>
  </w:style>
  <w:style w:type="character" w:styleId="CommentReference">
    <w:name w:val="annotation reference"/>
    <w:basedOn w:val="DefaultParagraphFont"/>
    <w:uiPriority w:val="99"/>
    <w:semiHidden/>
    <w:unhideWhenUsed/>
    <w:rsid w:val="00FF6495"/>
    <w:rPr>
      <w:sz w:val="16"/>
      <w:szCs w:val="16"/>
    </w:rPr>
  </w:style>
  <w:style w:type="paragraph" w:styleId="CommentText">
    <w:name w:val="annotation text"/>
    <w:basedOn w:val="Normal"/>
    <w:link w:val="CommentTextChar"/>
    <w:uiPriority w:val="99"/>
    <w:semiHidden/>
    <w:unhideWhenUsed/>
    <w:rsid w:val="00FF6495"/>
    <w:pPr>
      <w:spacing w:line="240" w:lineRule="auto"/>
    </w:pPr>
    <w:rPr>
      <w:sz w:val="20"/>
      <w:szCs w:val="20"/>
    </w:rPr>
  </w:style>
  <w:style w:type="character" w:customStyle="1" w:styleId="CommentTextChar">
    <w:name w:val="Comment Text Char"/>
    <w:basedOn w:val="DefaultParagraphFont"/>
    <w:link w:val="CommentText"/>
    <w:uiPriority w:val="99"/>
    <w:semiHidden/>
    <w:rsid w:val="00FF6495"/>
    <w:rPr>
      <w:sz w:val="20"/>
      <w:szCs w:val="20"/>
    </w:rPr>
  </w:style>
  <w:style w:type="paragraph" w:styleId="CommentSubject">
    <w:name w:val="annotation subject"/>
    <w:basedOn w:val="CommentText"/>
    <w:next w:val="CommentText"/>
    <w:link w:val="CommentSubjectChar"/>
    <w:uiPriority w:val="99"/>
    <w:semiHidden/>
    <w:unhideWhenUsed/>
    <w:rsid w:val="00FF6495"/>
    <w:rPr>
      <w:b/>
      <w:bCs/>
    </w:rPr>
  </w:style>
  <w:style w:type="character" w:customStyle="1" w:styleId="CommentSubjectChar">
    <w:name w:val="Comment Subject Char"/>
    <w:basedOn w:val="CommentTextChar"/>
    <w:link w:val="CommentSubject"/>
    <w:uiPriority w:val="99"/>
    <w:semiHidden/>
    <w:rsid w:val="00FF64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025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webwise.ie/teachers/what-is-fake-news/"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https://journalistsresource.org/studies/society/internet/fake-news-conspiracy-theories-journalism-researc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bc.com/news/blogs-trending-37846860" TargetMode="External"/><Relationship Id="rId5" Type="http://schemas.openxmlformats.org/officeDocument/2006/relationships/footnotes" Target="footnotes.xml"/><Relationship Id="rId15" Type="http://schemas.openxmlformats.org/officeDocument/2006/relationships/hyperlink" Target="https://www.merriam-webster.com/dictionary/social%20media" TargetMode="External"/><Relationship Id="rId10" Type="http://schemas.openxmlformats.org/officeDocument/2006/relationships/hyperlink" Target="https://www.ft.com/content/4241a2f6-e080-11e9-9743-db5a370481bc" TargetMode="Externa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journalistsresource.org/studies/society/news-media/fake-news-fact-checking-research-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Lynn Coleman</cp:lastModifiedBy>
  <cp:revision>5</cp:revision>
  <dcterms:created xsi:type="dcterms:W3CDTF">2020-07-27T09:34:00Z</dcterms:created>
  <dcterms:modified xsi:type="dcterms:W3CDTF">2020-08-17T07:54:00Z</dcterms:modified>
</cp:coreProperties>
</file>