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AEA7" w14:textId="77777777" w:rsidR="00250D1A" w:rsidRDefault="00250D1A">
      <w:pPr>
        <w:spacing w:after="400" w:line="276" w:lineRule="auto"/>
        <w:jc w:val="center"/>
        <w:pPrChange w:id="0" w:author="Thabiso Patrick Matsaba" w:date="2026-04-20T12:29:00Z" w16du:dateUtc="2026-04-20T10:29:00Z">
          <w:pPr>
            <w:spacing w:after="400"/>
          </w:pPr>
        </w:pPrChange>
      </w:pPr>
    </w:p>
    <w:p w14:paraId="179E238C" w14:textId="77777777" w:rsidR="00250D1A" w:rsidRPr="00F33D76" w:rsidRDefault="00AF5878">
      <w:pPr>
        <w:spacing w:after="200" w:line="276" w:lineRule="auto"/>
        <w:jc w:val="center"/>
        <w:rPr>
          <w:rFonts w:ascii="Arial" w:hAnsi="Arial" w:cs="Arial"/>
        </w:rPr>
        <w:pPrChange w:id="1" w:author="Thabiso Patrick Matsaba" w:date="2026-04-20T12:29:00Z" w16du:dateUtc="2026-04-20T10:29:00Z">
          <w:pPr>
            <w:spacing w:after="200"/>
            <w:jc w:val="center"/>
          </w:pPr>
        </w:pPrChange>
      </w:pPr>
      <w:r w:rsidRPr="00F33D76">
        <w:rPr>
          <w:rFonts w:ascii="Arial" w:hAnsi="Arial" w:cs="Arial"/>
          <w:b/>
          <w:bCs/>
        </w:rPr>
        <w:t>FACULTY OF INFORMATICS &amp; DESIGN</w:t>
      </w:r>
    </w:p>
    <w:p w14:paraId="28C67466" w14:textId="77777777" w:rsidR="00250D1A" w:rsidRPr="00F33D76" w:rsidRDefault="00250D1A">
      <w:pPr>
        <w:spacing w:after="80" w:line="276" w:lineRule="auto"/>
        <w:jc w:val="center"/>
        <w:rPr>
          <w:rFonts w:ascii="Arial" w:hAnsi="Arial" w:cs="Arial"/>
        </w:rPr>
        <w:pPrChange w:id="2" w:author="Thabiso Patrick Matsaba" w:date="2026-04-20T12:29:00Z" w16du:dateUtc="2026-04-20T10:29:00Z">
          <w:pPr>
            <w:spacing w:after="80"/>
          </w:pPr>
        </w:pPrChange>
      </w:pPr>
    </w:p>
    <w:p w14:paraId="606C2BEB" w14:textId="0A3D1414" w:rsidR="00250D1A" w:rsidRPr="00F33D76" w:rsidRDefault="003208D5">
      <w:pPr>
        <w:spacing w:after="200" w:line="276" w:lineRule="auto"/>
        <w:jc w:val="center"/>
        <w:rPr>
          <w:rFonts w:ascii="Arial" w:hAnsi="Arial" w:cs="Arial"/>
        </w:rPr>
        <w:pPrChange w:id="3" w:author="Thabiso Patrick Matsaba" w:date="2026-04-20T12:29:00Z" w16du:dateUtc="2026-04-20T10:29:00Z">
          <w:pPr>
            <w:spacing w:after="200"/>
            <w:jc w:val="center"/>
          </w:pPr>
        </w:pPrChange>
      </w:pPr>
      <w:r w:rsidRPr="00F33D76">
        <w:rPr>
          <w:rFonts w:ascii="Arial" w:hAnsi="Arial" w:cs="Arial"/>
          <w:b/>
          <w:bCs/>
        </w:rPr>
        <w:t>PRJ</w:t>
      </w:r>
      <w:r w:rsidR="00AF5878" w:rsidRPr="00F33D76">
        <w:rPr>
          <w:rFonts w:ascii="Arial" w:hAnsi="Arial" w:cs="Arial"/>
          <w:b/>
          <w:bCs/>
        </w:rPr>
        <w:t>47</w:t>
      </w:r>
      <w:r w:rsidRPr="00F33D76">
        <w:rPr>
          <w:rFonts w:ascii="Arial" w:hAnsi="Arial" w:cs="Arial"/>
          <w:b/>
          <w:bCs/>
        </w:rPr>
        <w:t>0</w:t>
      </w:r>
      <w:r w:rsidR="00AF5878" w:rsidRPr="00F33D76">
        <w:rPr>
          <w:rFonts w:ascii="Arial" w:hAnsi="Arial" w:cs="Arial"/>
          <w:b/>
          <w:bCs/>
        </w:rPr>
        <w:t>S · ADVANCED DIPLOMA IN INFORMATION TECHNOLOGY</w:t>
      </w:r>
    </w:p>
    <w:p w14:paraId="30DDBF6C" w14:textId="77777777" w:rsidR="00250D1A" w:rsidRPr="00F33D76" w:rsidRDefault="00250D1A">
      <w:pPr>
        <w:spacing w:after="400" w:line="276" w:lineRule="auto"/>
        <w:jc w:val="center"/>
        <w:rPr>
          <w:rFonts w:ascii="Arial" w:hAnsi="Arial" w:cs="Arial"/>
          <w:sz w:val="32"/>
          <w:szCs w:val="32"/>
        </w:rPr>
        <w:pPrChange w:id="4" w:author="Thabiso Patrick Matsaba" w:date="2026-04-20T12:29:00Z" w16du:dateUtc="2026-04-20T10:29:00Z">
          <w:pPr>
            <w:spacing w:after="400"/>
          </w:pPr>
        </w:pPrChange>
      </w:pPr>
    </w:p>
    <w:p w14:paraId="46055F09" w14:textId="22376B84" w:rsidR="00250D1A" w:rsidRPr="00F33D76" w:rsidRDefault="003208D5">
      <w:pPr>
        <w:spacing w:after="200" w:line="276" w:lineRule="auto"/>
        <w:jc w:val="center"/>
        <w:rPr>
          <w:rFonts w:ascii="Arial" w:hAnsi="Arial" w:cs="Arial"/>
          <w:sz w:val="32"/>
          <w:szCs w:val="32"/>
        </w:rPr>
        <w:pPrChange w:id="5" w:author="Thabiso Patrick Matsaba" w:date="2026-04-20T12:29:00Z" w16du:dateUtc="2026-04-20T10:29:00Z">
          <w:pPr>
            <w:spacing w:after="200"/>
            <w:jc w:val="center"/>
          </w:pPr>
        </w:pPrChange>
      </w:pPr>
      <w:r w:rsidRPr="00F33D76">
        <w:rPr>
          <w:rFonts w:ascii="Arial" w:hAnsi="Arial" w:cs="Arial"/>
          <w:b/>
          <w:bCs/>
          <w:sz w:val="32"/>
          <w:szCs w:val="32"/>
        </w:rPr>
        <w:t>Research Proposal</w:t>
      </w:r>
    </w:p>
    <w:p w14:paraId="571BBD13" w14:textId="77777777" w:rsidR="00250D1A" w:rsidRPr="00F33D76" w:rsidRDefault="00250D1A">
      <w:pPr>
        <w:spacing w:after="160" w:line="276" w:lineRule="auto"/>
        <w:jc w:val="center"/>
        <w:rPr>
          <w:rFonts w:ascii="Arial" w:hAnsi="Arial" w:cs="Arial"/>
        </w:rPr>
        <w:pPrChange w:id="6" w:author="Thabiso Patrick Matsaba" w:date="2026-04-20T12:29:00Z" w16du:dateUtc="2026-04-20T10:29:00Z">
          <w:pPr>
            <w:spacing w:after="160"/>
          </w:pPr>
        </w:pPrChange>
      </w:pPr>
    </w:p>
    <w:p w14:paraId="5E3175D1" w14:textId="4E13FEE0" w:rsidR="00250D1A" w:rsidRPr="00F33D76" w:rsidRDefault="00AF5878">
      <w:pPr>
        <w:spacing w:after="200" w:line="276" w:lineRule="auto"/>
        <w:jc w:val="center"/>
        <w:rPr>
          <w:rFonts w:ascii="Arial" w:hAnsi="Arial" w:cs="Arial"/>
        </w:rPr>
        <w:pPrChange w:id="7" w:author="Thabiso Patrick Matsaba" w:date="2026-04-20T12:29:00Z" w16du:dateUtc="2026-04-20T10:29:00Z">
          <w:pPr>
            <w:spacing w:after="200"/>
            <w:jc w:val="center"/>
          </w:pPr>
        </w:pPrChange>
      </w:pPr>
      <w:r w:rsidRPr="00F33D76">
        <w:rPr>
          <w:rFonts w:ascii="Arial" w:hAnsi="Arial" w:cs="Arial"/>
          <w:b/>
          <w:bCs/>
        </w:rPr>
        <w:t xml:space="preserve">Title: </w:t>
      </w:r>
      <w:r w:rsidRPr="00F33D76">
        <w:rPr>
          <w:rFonts w:ascii="Arial" w:hAnsi="Arial" w:cs="Arial"/>
        </w:rPr>
        <w:t>Th</w:t>
      </w:r>
      <w:ins w:id="8" w:author="Thabiso Patrick Matsaba" w:date="2026-04-19T20:21:00Z" w16du:dateUtc="2026-04-19T18:21:00Z">
        <w:r w:rsidR="006B03C2">
          <w:rPr>
            <w:rFonts w:ascii="Arial" w:hAnsi="Arial" w:cs="Arial"/>
          </w:rPr>
          <w:t>e Adoption</w:t>
        </w:r>
      </w:ins>
      <w:ins w:id="9" w:author="Thabiso Patrick Matsaba" w:date="2026-04-20T13:40:00Z" w16du:dateUtc="2026-04-20T11:40:00Z">
        <w:r w:rsidR="00661CEB">
          <w:rPr>
            <w:rFonts w:ascii="Arial" w:hAnsi="Arial" w:cs="Arial"/>
          </w:rPr>
          <w:t xml:space="preserve"> </w:t>
        </w:r>
      </w:ins>
      <w:del w:id="10" w:author="Thabiso Patrick Matsaba" w:date="2026-04-19T17:06:00Z" w16du:dateUtc="2026-04-19T15:06:00Z">
        <w:r w:rsidRPr="00F33D76" w:rsidDel="008827AB">
          <w:rPr>
            <w:rFonts w:ascii="Arial" w:hAnsi="Arial" w:cs="Arial"/>
          </w:rPr>
          <w:delText xml:space="preserve">e </w:delText>
        </w:r>
      </w:del>
      <w:ins w:id="11" w:author="Kenneth Ohei" w:date="2026-04-17T11:16:00Z" w16du:dateUtc="2026-04-17T09:16:00Z">
        <w:del w:id="12" w:author="Thabiso Patrick Matsaba" w:date="2026-04-19T16:45:00Z" w16du:dateUtc="2026-04-19T14:45:00Z">
          <w:r w:rsidR="005D1C41" w:rsidDel="00A60C29">
            <w:rPr>
              <w:rFonts w:ascii="Arial" w:hAnsi="Arial" w:cs="Arial"/>
            </w:rPr>
            <w:delText>a</w:delText>
          </w:r>
        </w:del>
      </w:ins>
      <w:del w:id="13" w:author="Thabiso Patrick Matsaba" w:date="2026-04-19T16:45:00Z" w16du:dateUtc="2026-04-19T14:45:00Z">
        <w:r w:rsidRPr="00F33D76" w:rsidDel="00A60C29">
          <w:rPr>
            <w:rFonts w:ascii="Arial" w:hAnsi="Arial" w:cs="Arial"/>
          </w:rPr>
          <w:delText>Adoption</w:delText>
        </w:r>
      </w:del>
      <w:del w:id="14" w:author="Thabiso Patrick Matsaba" w:date="2026-04-19T17:06:00Z" w16du:dateUtc="2026-04-19T15:06:00Z">
        <w:r w:rsidRPr="00F33D76" w:rsidDel="008827AB">
          <w:rPr>
            <w:rFonts w:ascii="Arial" w:hAnsi="Arial" w:cs="Arial"/>
          </w:rPr>
          <w:delText xml:space="preserve"> </w:delText>
        </w:r>
      </w:del>
      <w:r w:rsidRPr="00F33D76">
        <w:rPr>
          <w:rFonts w:ascii="Arial" w:hAnsi="Arial" w:cs="Arial"/>
        </w:rPr>
        <w:t>of Cloud Computing by Small to Medium Enterprises in South Africa</w:t>
      </w:r>
    </w:p>
    <w:p w14:paraId="2A81ACB1" w14:textId="77777777" w:rsidR="00250D1A" w:rsidRPr="00F33D76" w:rsidRDefault="00250D1A">
      <w:pPr>
        <w:spacing w:after="400" w:line="276" w:lineRule="auto"/>
        <w:jc w:val="center"/>
        <w:rPr>
          <w:rFonts w:ascii="Arial" w:hAnsi="Arial" w:cs="Arial"/>
        </w:rPr>
        <w:pPrChange w:id="15" w:author="Thabiso Patrick Matsaba" w:date="2026-04-20T12:29:00Z" w16du:dateUtc="2026-04-20T10:29:00Z">
          <w:pPr>
            <w:spacing w:after="400"/>
          </w:pPr>
        </w:pPrChange>
      </w:pPr>
    </w:p>
    <w:p w14:paraId="4BCACD01" w14:textId="6B3C7AA8" w:rsidR="00250D1A" w:rsidRPr="00F33D76" w:rsidRDefault="00AF5878">
      <w:pPr>
        <w:spacing w:after="200" w:line="276" w:lineRule="auto"/>
        <w:jc w:val="center"/>
        <w:rPr>
          <w:rFonts w:ascii="Arial" w:hAnsi="Arial" w:cs="Arial"/>
        </w:rPr>
        <w:pPrChange w:id="16" w:author="Thabiso Patrick Matsaba" w:date="2026-04-20T12:29:00Z" w16du:dateUtc="2026-04-20T10:29:00Z">
          <w:pPr>
            <w:spacing w:after="200"/>
            <w:jc w:val="center"/>
          </w:pPr>
        </w:pPrChange>
      </w:pPr>
      <w:r w:rsidRPr="00F33D76">
        <w:rPr>
          <w:rFonts w:ascii="Arial" w:hAnsi="Arial" w:cs="Arial"/>
          <w:b/>
          <w:bCs/>
        </w:rPr>
        <w:t xml:space="preserve">By: </w:t>
      </w:r>
      <w:r w:rsidR="000431D6" w:rsidRPr="00F33D76">
        <w:rPr>
          <w:rFonts w:ascii="Arial" w:hAnsi="Arial" w:cs="Arial"/>
        </w:rPr>
        <w:t>Thabiso Matsaba</w:t>
      </w:r>
    </w:p>
    <w:p w14:paraId="3E277CE0" w14:textId="77777777" w:rsidR="00250D1A" w:rsidRPr="00F33D76" w:rsidRDefault="00250D1A">
      <w:pPr>
        <w:spacing w:after="80" w:line="276" w:lineRule="auto"/>
        <w:jc w:val="center"/>
        <w:rPr>
          <w:rFonts w:ascii="Arial" w:hAnsi="Arial" w:cs="Arial"/>
        </w:rPr>
        <w:pPrChange w:id="17" w:author="Thabiso Patrick Matsaba" w:date="2026-04-20T12:29:00Z" w16du:dateUtc="2026-04-20T10:29:00Z">
          <w:pPr>
            <w:spacing w:after="80"/>
          </w:pPr>
        </w:pPrChange>
      </w:pPr>
    </w:p>
    <w:p w14:paraId="0BEE6B3B" w14:textId="78AAE21A" w:rsidR="00250D1A" w:rsidRPr="00F33D76" w:rsidRDefault="00AF5878">
      <w:pPr>
        <w:spacing w:after="200" w:line="276" w:lineRule="auto"/>
        <w:jc w:val="center"/>
        <w:rPr>
          <w:rFonts w:ascii="Arial" w:hAnsi="Arial" w:cs="Arial"/>
        </w:rPr>
        <w:pPrChange w:id="18" w:author="Thabiso Patrick Matsaba" w:date="2026-04-20T12:29:00Z" w16du:dateUtc="2026-04-20T10:29:00Z">
          <w:pPr>
            <w:spacing w:after="200"/>
            <w:jc w:val="center"/>
          </w:pPr>
        </w:pPrChange>
      </w:pPr>
      <w:r w:rsidRPr="00F33D76">
        <w:rPr>
          <w:rFonts w:ascii="Arial" w:hAnsi="Arial" w:cs="Arial"/>
          <w:b/>
          <w:bCs/>
        </w:rPr>
        <w:t xml:space="preserve">Student Number: </w:t>
      </w:r>
      <w:r w:rsidR="000431D6" w:rsidRPr="00F33D76">
        <w:rPr>
          <w:rFonts w:ascii="Arial" w:hAnsi="Arial" w:cs="Arial"/>
        </w:rPr>
        <w:t>220296006</w:t>
      </w:r>
    </w:p>
    <w:p w14:paraId="54945F58" w14:textId="77777777" w:rsidR="00250D1A" w:rsidRPr="00F33D76" w:rsidRDefault="00250D1A">
      <w:pPr>
        <w:spacing w:after="400" w:line="276" w:lineRule="auto"/>
        <w:jc w:val="center"/>
        <w:rPr>
          <w:rFonts w:ascii="Arial" w:hAnsi="Arial" w:cs="Arial"/>
        </w:rPr>
        <w:pPrChange w:id="19" w:author="Thabiso Patrick Matsaba" w:date="2026-04-20T12:29:00Z" w16du:dateUtc="2026-04-20T10:29:00Z">
          <w:pPr>
            <w:spacing w:after="400"/>
          </w:pPr>
        </w:pPrChange>
      </w:pPr>
    </w:p>
    <w:p w14:paraId="5B1A938D" w14:textId="77777777" w:rsidR="00250D1A" w:rsidRPr="00F33D76" w:rsidRDefault="00AF5878">
      <w:pPr>
        <w:spacing w:after="120" w:line="276" w:lineRule="auto"/>
        <w:jc w:val="center"/>
        <w:rPr>
          <w:rFonts w:ascii="Arial" w:hAnsi="Arial" w:cs="Arial"/>
        </w:rPr>
        <w:pPrChange w:id="20" w:author="Thabiso Patrick Matsaba" w:date="2026-04-20T12:29:00Z" w16du:dateUtc="2026-04-20T10:29:00Z">
          <w:pPr>
            <w:spacing w:after="120"/>
            <w:jc w:val="center"/>
          </w:pPr>
        </w:pPrChange>
      </w:pPr>
      <w:r w:rsidRPr="00F33D76">
        <w:rPr>
          <w:rFonts w:ascii="Arial" w:hAnsi="Arial" w:cs="Arial"/>
        </w:rPr>
        <w:t>Assignment submitted in part fulfilment of the requirements for the</w:t>
      </w:r>
    </w:p>
    <w:p w14:paraId="259B673C" w14:textId="77777777" w:rsidR="00250D1A" w:rsidRPr="00F33D76" w:rsidRDefault="00AF5878">
      <w:pPr>
        <w:spacing w:after="200" w:line="276" w:lineRule="auto"/>
        <w:jc w:val="center"/>
        <w:rPr>
          <w:rFonts w:ascii="Arial" w:hAnsi="Arial" w:cs="Arial"/>
        </w:rPr>
        <w:pPrChange w:id="21" w:author="Thabiso Patrick Matsaba" w:date="2026-04-20T12:29:00Z" w16du:dateUtc="2026-04-20T10:29:00Z">
          <w:pPr>
            <w:spacing w:after="200"/>
            <w:jc w:val="center"/>
          </w:pPr>
        </w:pPrChange>
      </w:pPr>
      <w:r w:rsidRPr="00F33D76">
        <w:rPr>
          <w:rFonts w:ascii="Arial" w:hAnsi="Arial" w:cs="Arial"/>
          <w:b/>
          <w:bCs/>
        </w:rPr>
        <w:t>Advanced Diploma:</w:t>
      </w:r>
    </w:p>
    <w:p w14:paraId="55D4288F" w14:textId="77777777" w:rsidR="00250D1A" w:rsidRPr="00F33D76" w:rsidRDefault="00AF5878">
      <w:pPr>
        <w:spacing w:after="200" w:line="276" w:lineRule="auto"/>
        <w:jc w:val="center"/>
        <w:rPr>
          <w:rFonts w:ascii="Arial" w:hAnsi="Arial" w:cs="Arial"/>
        </w:rPr>
        <w:pPrChange w:id="22" w:author="Thabiso Patrick Matsaba" w:date="2026-04-20T12:29:00Z" w16du:dateUtc="2026-04-20T10:29:00Z">
          <w:pPr>
            <w:spacing w:after="200"/>
            <w:jc w:val="center"/>
          </w:pPr>
        </w:pPrChange>
      </w:pPr>
      <w:r w:rsidRPr="00F33D76">
        <w:rPr>
          <w:rFonts w:ascii="Arial" w:hAnsi="Arial" w:cs="Arial"/>
          <w:b/>
          <w:bCs/>
        </w:rPr>
        <w:t>Faculty of Informatics &amp; Design,</w:t>
      </w:r>
    </w:p>
    <w:p w14:paraId="4724E5E4" w14:textId="77777777" w:rsidR="00250D1A" w:rsidRPr="00F33D76" w:rsidRDefault="00AF5878">
      <w:pPr>
        <w:spacing w:after="200" w:line="276" w:lineRule="auto"/>
        <w:jc w:val="center"/>
        <w:rPr>
          <w:rFonts w:ascii="Arial" w:hAnsi="Arial" w:cs="Arial"/>
        </w:rPr>
        <w:pPrChange w:id="23" w:author="Thabiso Patrick Matsaba" w:date="2026-04-20T12:29:00Z" w16du:dateUtc="2026-04-20T10:29:00Z">
          <w:pPr>
            <w:spacing w:after="200"/>
            <w:jc w:val="center"/>
          </w:pPr>
        </w:pPrChange>
      </w:pPr>
      <w:r w:rsidRPr="00F33D76">
        <w:rPr>
          <w:rFonts w:ascii="Arial" w:hAnsi="Arial" w:cs="Arial"/>
          <w:b/>
          <w:bCs/>
        </w:rPr>
        <w:t>Department of Information Technology</w:t>
      </w:r>
    </w:p>
    <w:p w14:paraId="6D9443E7" w14:textId="77777777" w:rsidR="00250D1A" w:rsidRPr="00F33D76" w:rsidRDefault="00AF5878">
      <w:pPr>
        <w:spacing w:after="200" w:line="276" w:lineRule="auto"/>
        <w:jc w:val="center"/>
        <w:rPr>
          <w:rFonts w:ascii="Arial" w:hAnsi="Arial" w:cs="Arial"/>
        </w:rPr>
        <w:pPrChange w:id="24" w:author="Thabiso Patrick Matsaba" w:date="2026-04-20T12:29:00Z" w16du:dateUtc="2026-04-20T10:29:00Z">
          <w:pPr>
            <w:spacing w:after="200"/>
            <w:jc w:val="center"/>
          </w:pPr>
        </w:pPrChange>
      </w:pPr>
      <w:r w:rsidRPr="00F33D76">
        <w:rPr>
          <w:rFonts w:ascii="Arial" w:hAnsi="Arial" w:cs="Arial"/>
          <w:b/>
          <w:bCs/>
        </w:rPr>
        <w:t>Cape Peninsula University of Technology</w:t>
      </w:r>
    </w:p>
    <w:p w14:paraId="6BFDDA38" w14:textId="77777777" w:rsidR="00250D1A" w:rsidRPr="00F33D76" w:rsidRDefault="00250D1A">
      <w:pPr>
        <w:spacing w:after="300" w:line="276" w:lineRule="auto"/>
        <w:jc w:val="center"/>
        <w:rPr>
          <w:rFonts w:ascii="Arial" w:hAnsi="Arial" w:cs="Arial"/>
        </w:rPr>
        <w:pPrChange w:id="25" w:author="Thabiso Patrick Matsaba" w:date="2026-04-20T12:29:00Z" w16du:dateUtc="2026-04-20T10:29:00Z">
          <w:pPr>
            <w:spacing w:after="300"/>
          </w:pPr>
        </w:pPrChange>
      </w:pPr>
    </w:p>
    <w:p w14:paraId="04A9865E" w14:textId="68EEB97F" w:rsidR="00250D1A" w:rsidRPr="00F33D76" w:rsidRDefault="00AF5878">
      <w:pPr>
        <w:spacing w:after="200" w:line="276" w:lineRule="auto"/>
        <w:jc w:val="center"/>
        <w:rPr>
          <w:rFonts w:ascii="Arial" w:hAnsi="Arial" w:cs="Arial"/>
        </w:rPr>
        <w:pPrChange w:id="26" w:author="Thabiso Patrick Matsaba" w:date="2026-04-20T12:29:00Z" w16du:dateUtc="2026-04-20T10:29:00Z">
          <w:pPr>
            <w:spacing w:after="200"/>
            <w:jc w:val="center"/>
          </w:pPr>
        </w:pPrChange>
      </w:pPr>
      <w:r w:rsidRPr="00F33D76">
        <w:rPr>
          <w:rFonts w:ascii="Arial" w:hAnsi="Arial" w:cs="Arial"/>
          <w:b/>
          <w:bCs/>
        </w:rPr>
        <w:t xml:space="preserve">Date of Submission: </w:t>
      </w:r>
      <w:ins w:id="27" w:author="Thabiso Patrick Matsaba" w:date="2026-04-20T14:46:00Z" w16du:dateUtc="2026-04-20T12:46:00Z">
        <w:r w:rsidR="00317C99">
          <w:rPr>
            <w:rFonts w:ascii="Arial" w:hAnsi="Arial" w:cs="Arial"/>
          </w:rPr>
          <w:t>2</w:t>
        </w:r>
      </w:ins>
      <w:ins w:id="28" w:author="Thabiso Patrick Matsaba" w:date="2026-04-21T19:32:00Z" w16du:dateUtc="2026-04-21T17:32:00Z">
        <w:r w:rsidR="00EA569C">
          <w:rPr>
            <w:rFonts w:ascii="Arial" w:hAnsi="Arial" w:cs="Arial"/>
          </w:rPr>
          <w:t>1</w:t>
        </w:r>
      </w:ins>
      <w:del w:id="29" w:author="Thabiso Patrick Matsaba" w:date="2026-04-20T14:46:00Z" w16du:dateUtc="2026-04-20T12:46:00Z">
        <w:r w:rsidR="00036526" w:rsidRPr="00F33D76" w:rsidDel="00317C99">
          <w:rPr>
            <w:rFonts w:ascii="Arial" w:hAnsi="Arial" w:cs="Arial"/>
          </w:rPr>
          <w:delText>15</w:delText>
        </w:r>
      </w:del>
      <w:r w:rsidR="000431D6" w:rsidRPr="00F33D76">
        <w:rPr>
          <w:rFonts w:ascii="Arial" w:hAnsi="Arial" w:cs="Arial"/>
          <w:b/>
          <w:bCs/>
        </w:rPr>
        <w:t xml:space="preserve"> </w:t>
      </w:r>
      <w:r w:rsidR="00036526" w:rsidRPr="00F33D76">
        <w:rPr>
          <w:rFonts w:ascii="Arial" w:hAnsi="Arial" w:cs="Arial"/>
          <w:u w:val="single"/>
        </w:rPr>
        <w:t>April</w:t>
      </w:r>
      <w:r w:rsidRPr="00F33D76">
        <w:rPr>
          <w:rFonts w:ascii="Arial" w:hAnsi="Arial" w:cs="Arial"/>
          <w:u w:val="single"/>
        </w:rPr>
        <w:t xml:space="preserve"> 2026</w:t>
      </w:r>
    </w:p>
    <w:p w14:paraId="7694668A" w14:textId="77777777" w:rsidR="00250D1A" w:rsidRPr="00F33D76" w:rsidRDefault="00250D1A">
      <w:pPr>
        <w:spacing w:after="80" w:line="276" w:lineRule="auto"/>
        <w:jc w:val="center"/>
        <w:rPr>
          <w:rFonts w:ascii="Arial" w:hAnsi="Arial" w:cs="Arial"/>
        </w:rPr>
        <w:pPrChange w:id="30" w:author="Thabiso Patrick Matsaba" w:date="2026-04-20T12:29:00Z" w16du:dateUtc="2026-04-20T10:29:00Z">
          <w:pPr>
            <w:spacing w:after="80"/>
          </w:pPr>
        </w:pPrChange>
      </w:pPr>
    </w:p>
    <w:p w14:paraId="362EA449" w14:textId="1713B6CE" w:rsidR="00250D1A" w:rsidRPr="00F33D76" w:rsidDel="00CB14A8" w:rsidRDefault="00AF5878">
      <w:pPr>
        <w:spacing w:after="200" w:line="276" w:lineRule="auto"/>
        <w:jc w:val="center"/>
        <w:rPr>
          <w:del w:id="31" w:author="Thabiso Patrick Matsaba" w:date="2026-04-19T23:38:00Z" w16du:dateUtc="2026-04-19T21:38:00Z"/>
          <w:rFonts w:ascii="Arial" w:hAnsi="Arial" w:cs="Arial"/>
        </w:rPr>
        <w:pPrChange w:id="32" w:author="Thabiso Patrick Matsaba" w:date="2026-04-20T12:29:00Z" w16du:dateUtc="2026-04-20T10:29:00Z">
          <w:pPr>
            <w:spacing w:after="200"/>
            <w:jc w:val="center"/>
          </w:pPr>
        </w:pPrChange>
      </w:pPr>
      <w:r w:rsidRPr="00F33D76">
        <w:rPr>
          <w:rFonts w:ascii="Arial" w:hAnsi="Arial" w:cs="Arial"/>
          <w:b/>
          <w:bCs/>
        </w:rPr>
        <w:t xml:space="preserve">Supervisor: </w:t>
      </w:r>
      <w:r w:rsidR="000431D6" w:rsidRPr="00F33D76">
        <w:rPr>
          <w:rFonts w:ascii="Arial" w:hAnsi="Arial" w:cs="Arial"/>
        </w:rPr>
        <w:t xml:space="preserve">Dr Kenneth </w:t>
      </w:r>
      <w:bookmarkStart w:id="33" w:name="_Int_4DgBkn2a"/>
      <w:r w:rsidR="000431D6" w:rsidRPr="00F33D76">
        <w:rPr>
          <w:rFonts w:ascii="Arial" w:hAnsi="Arial" w:cs="Arial"/>
        </w:rPr>
        <w:t>Ohei</w:t>
      </w:r>
      <w:bookmarkEnd w:id="33"/>
    </w:p>
    <w:p w14:paraId="5AF8DF3E" w14:textId="77777777" w:rsidR="00ED6121" w:rsidRPr="00F33D76" w:rsidDel="00CB14A8" w:rsidRDefault="00ED6121">
      <w:pPr>
        <w:spacing w:after="200"/>
        <w:jc w:val="both"/>
        <w:rPr>
          <w:del w:id="34" w:author="Thabiso Patrick Matsaba" w:date="2026-04-19T23:38:00Z" w16du:dateUtc="2026-04-19T21:38:00Z"/>
          <w:rFonts w:ascii="Arial" w:hAnsi="Arial" w:cs="Arial"/>
        </w:rPr>
        <w:pPrChange w:id="35" w:author="Thabiso Patrick Matsaba" w:date="2026-04-20T12:29:00Z" w16du:dateUtc="2026-04-20T10:29:00Z">
          <w:pPr/>
        </w:pPrChange>
      </w:pPr>
    </w:p>
    <w:p w14:paraId="473D044F" w14:textId="77777777" w:rsidR="00ED6121" w:rsidRPr="00F33D76" w:rsidDel="00CB14A8" w:rsidRDefault="00ED6121" w:rsidP="00ED6121">
      <w:pPr>
        <w:rPr>
          <w:del w:id="36" w:author="Thabiso Patrick Matsaba" w:date="2026-04-19T23:38:00Z" w16du:dateUtc="2026-04-19T21:38:00Z"/>
          <w:rFonts w:ascii="Arial" w:hAnsi="Arial" w:cs="Arial"/>
        </w:rPr>
      </w:pPr>
    </w:p>
    <w:p w14:paraId="155A6532" w14:textId="77777777" w:rsidR="00ED6121" w:rsidRPr="00F33D76" w:rsidDel="00CB14A8" w:rsidRDefault="00ED6121" w:rsidP="00ED6121">
      <w:pPr>
        <w:rPr>
          <w:del w:id="37" w:author="Thabiso Patrick Matsaba" w:date="2026-04-19T23:38:00Z" w16du:dateUtc="2026-04-19T21:38:00Z"/>
          <w:rFonts w:ascii="Arial" w:hAnsi="Arial" w:cs="Arial"/>
        </w:rPr>
      </w:pPr>
    </w:p>
    <w:p w14:paraId="0455DE27" w14:textId="713AAB91" w:rsidR="00ED6121" w:rsidDel="00CB14A8" w:rsidRDefault="00ED6121" w:rsidP="00ED6121">
      <w:pPr>
        <w:rPr>
          <w:del w:id="38" w:author="Thabiso Patrick Matsaba" w:date="2026-04-19T23:38:00Z" w16du:dateUtc="2026-04-19T21:38:00Z"/>
        </w:rPr>
      </w:pPr>
    </w:p>
    <w:p w14:paraId="7F2DCDB2" w14:textId="057534DD" w:rsidR="345ED1E1" w:rsidDel="00CB14A8" w:rsidRDefault="345ED1E1" w:rsidP="345ED1E1">
      <w:pPr>
        <w:rPr>
          <w:del w:id="39" w:author="Thabiso Patrick Matsaba" w:date="2026-04-19T23:38:00Z" w16du:dateUtc="2026-04-19T21:38:00Z"/>
        </w:rPr>
      </w:pPr>
    </w:p>
    <w:p w14:paraId="3E50D49C" w14:textId="77777777" w:rsidR="00480619" w:rsidDel="00CB14A8" w:rsidRDefault="00480619" w:rsidP="345ED1E1">
      <w:pPr>
        <w:rPr>
          <w:del w:id="40" w:author="Thabiso Patrick Matsaba" w:date="2026-04-19T23:38:00Z" w16du:dateUtc="2026-04-19T21:38:00Z"/>
        </w:rPr>
      </w:pPr>
    </w:p>
    <w:p w14:paraId="1BEBCFC4" w14:textId="77777777" w:rsidR="00480619" w:rsidDel="00CB14A8" w:rsidRDefault="00480619" w:rsidP="345ED1E1">
      <w:pPr>
        <w:rPr>
          <w:del w:id="41" w:author="Thabiso Patrick Matsaba" w:date="2026-04-19T23:38:00Z" w16du:dateUtc="2026-04-19T21:38:00Z"/>
        </w:rPr>
      </w:pPr>
    </w:p>
    <w:p w14:paraId="1E31AB7F" w14:textId="77777777" w:rsidR="00ED6121" w:rsidDel="00CB14A8" w:rsidRDefault="00ED6121" w:rsidP="00ED6121">
      <w:pPr>
        <w:rPr>
          <w:del w:id="42" w:author="Thabiso Patrick Matsaba" w:date="2026-04-19T23:38:00Z" w16du:dateUtc="2026-04-19T21:38:00Z"/>
        </w:rPr>
      </w:pPr>
    </w:p>
    <w:p w14:paraId="24885E39" w14:textId="77777777" w:rsidR="00ED6121" w:rsidDel="00CB14A8" w:rsidRDefault="00ED6121" w:rsidP="00ED6121">
      <w:pPr>
        <w:rPr>
          <w:del w:id="43" w:author="Thabiso Patrick Matsaba" w:date="2026-04-19T23:38:00Z" w16du:dateUtc="2026-04-19T21:38:00Z"/>
        </w:rPr>
      </w:pPr>
    </w:p>
    <w:p w14:paraId="6001CF06" w14:textId="7C643657" w:rsidR="00250D1A" w:rsidRPr="00CB14A8" w:rsidDel="005D1C41" w:rsidRDefault="00AF5878">
      <w:pPr>
        <w:rPr>
          <w:del w:id="44" w:author="Kenneth Ohei" w:date="2026-04-17T11:17:00Z" w16du:dateUtc="2026-04-17T09:17:00Z"/>
          <w:rFonts w:ascii="Arial" w:hAnsi="Arial" w:cs="Arial"/>
          <w:b/>
          <w:bCs/>
          <w:rPrChange w:id="45" w:author="Thabiso Patrick Matsaba" w:date="2026-04-19T23:38:00Z" w16du:dateUtc="2026-04-19T21:38:00Z">
            <w:rPr>
              <w:del w:id="46" w:author="Kenneth Ohei" w:date="2026-04-17T11:17:00Z" w16du:dateUtc="2026-04-17T09:17:00Z"/>
            </w:rPr>
          </w:rPrChange>
        </w:rPr>
        <w:pPrChange w:id="47" w:author="Thabiso Patrick Matsaba" w:date="2026-04-20T13:45:00Z" w16du:dateUtc="2026-04-20T11:45:00Z">
          <w:pPr>
            <w:pStyle w:val="ListParagraph"/>
            <w:numPr>
              <w:numId w:val="3"/>
            </w:numPr>
            <w:ind w:left="360" w:hanging="360"/>
            <w:jc w:val="both"/>
          </w:pPr>
        </w:pPrChange>
      </w:pPr>
      <w:del w:id="48" w:author="Thabiso Patrick Matsaba" w:date="2026-04-20T14:47:00Z" w16du:dateUtc="2026-04-20T12:47:00Z">
        <w:r w:rsidRPr="00CB14A8" w:rsidDel="00317C99">
          <w:rPr>
            <w:rFonts w:ascii="Arial" w:hAnsi="Arial" w:cs="Arial"/>
            <w:b/>
            <w:bCs/>
            <w:rPrChange w:id="49" w:author="Thabiso Patrick Matsaba" w:date="2026-04-19T23:38:00Z" w16du:dateUtc="2026-04-19T21:38:00Z">
              <w:rPr/>
            </w:rPrChange>
          </w:rPr>
          <w:delText>Introduction</w:delText>
        </w:r>
      </w:del>
    </w:p>
    <w:p w14:paraId="17B0AE2A" w14:textId="04B99D6E" w:rsidR="00ED6121" w:rsidRPr="00317C99" w:rsidRDefault="00317C99">
      <w:pPr>
        <w:jc w:val="both"/>
        <w:rPr>
          <w:rFonts w:ascii="Arial" w:hAnsi="Arial" w:cs="Arial"/>
          <w:b/>
          <w:bCs/>
          <w:rPrChange w:id="50" w:author="Thabiso Patrick Matsaba" w:date="2026-04-20T14:47:00Z" w16du:dateUtc="2026-04-20T12:47:00Z">
            <w:rPr/>
          </w:rPrChange>
        </w:rPr>
        <w:pPrChange w:id="51" w:author="Thabiso Patrick Matsaba" w:date="2026-04-20T12:30:00Z" w16du:dateUtc="2026-04-20T10:30:00Z">
          <w:pPr>
            <w:pStyle w:val="ListParagraph"/>
            <w:ind w:left="720"/>
            <w:jc w:val="both"/>
          </w:pPr>
        </w:pPrChange>
      </w:pPr>
      <w:ins w:id="52" w:author="Thabiso Patrick Matsaba" w:date="2026-04-20T14:47:00Z" w16du:dateUtc="2026-04-20T12:47:00Z">
        <w:r>
          <w:rPr>
            <w:rFonts w:ascii="Arial" w:hAnsi="Arial" w:cs="Arial"/>
            <w:b/>
            <w:bCs/>
          </w:rPr>
          <w:t>Introduction</w:t>
        </w:r>
      </w:ins>
    </w:p>
    <w:p w14:paraId="0742ED46" w14:textId="5A26B914" w:rsidR="00FF3286" w:rsidRPr="00F33D76" w:rsidDel="00A3195D" w:rsidRDefault="00FF3286" w:rsidP="009C7FDC">
      <w:pPr>
        <w:pStyle w:val="Heading2"/>
        <w:spacing w:line="360" w:lineRule="auto"/>
        <w:jc w:val="both"/>
        <w:rPr>
          <w:del w:id="53" w:author="Thabiso Patrick Matsaba" w:date="2026-04-20T14:13:00Z" w16du:dateUtc="2026-04-20T12:13:00Z"/>
          <w:rFonts w:ascii="Arial" w:hAnsi="Arial" w:cs="Arial"/>
          <w:b w:val="0"/>
          <w:bCs w:val="0"/>
          <w:color w:val="auto"/>
        </w:rPr>
      </w:pPr>
      <w:r w:rsidRPr="00F33D76">
        <w:rPr>
          <w:rFonts w:ascii="Arial" w:hAnsi="Arial" w:cs="Arial"/>
          <w:b w:val="0"/>
          <w:bCs w:val="0"/>
          <w:color w:val="auto"/>
        </w:rPr>
        <w:t xml:space="preserve">In recent years, technology has </w:t>
      </w:r>
      <w:r w:rsidR="005D1C41">
        <w:rPr>
          <w:rFonts w:ascii="Arial" w:hAnsi="Arial" w:cs="Arial"/>
          <w:b w:val="0"/>
          <w:bCs w:val="0"/>
          <w:color w:val="auto"/>
        </w:rPr>
        <w:t xml:space="preserve">transformed </w:t>
      </w:r>
      <w:r w:rsidRPr="00F33D76">
        <w:rPr>
          <w:rFonts w:ascii="Arial" w:hAnsi="Arial" w:cs="Arial"/>
          <w:b w:val="0"/>
          <w:bCs w:val="0"/>
          <w:color w:val="auto"/>
        </w:rPr>
        <w:t xml:space="preserve">the </w:t>
      </w:r>
      <w:r w:rsidR="005D1C41">
        <w:rPr>
          <w:rFonts w:ascii="Arial" w:hAnsi="Arial" w:cs="Arial"/>
          <w:b w:val="0"/>
          <w:bCs w:val="0"/>
          <w:color w:val="auto"/>
        </w:rPr>
        <w:t>approaches and</w:t>
      </w:r>
      <w:del w:id="54" w:author="Thabiso Patrick Matsaba" w:date="2026-04-20T13:01:00Z" w16du:dateUtc="2026-04-20T11:01:00Z">
        <w:r w:rsidR="005D1C41" w:rsidDel="00B9417E">
          <w:rPr>
            <w:rFonts w:ascii="Arial" w:hAnsi="Arial" w:cs="Arial"/>
            <w:b w:val="0"/>
            <w:bCs w:val="0"/>
            <w:color w:val="auto"/>
          </w:rPr>
          <w:delText xml:space="preserve"> detected</w:delText>
        </w:r>
      </w:del>
      <w:del w:id="55" w:author="Thabiso Patrick Matsaba" w:date="2026-04-20T13:33:00Z" w16du:dateUtc="2026-04-20T11:33:00Z">
        <w:r w:rsidR="005D1C41" w:rsidDel="00661CEB">
          <w:rPr>
            <w:rFonts w:ascii="Arial" w:hAnsi="Arial" w:cs="Arial"/>
            <w:b w:val="0"/>
            <w:bCs w:val="0"/>
            <w:color w:val="auto"/>
          </w:rPr>
          <w:delText xml:space="preserve"> the</w:delText>
        </w:r>
      </w:del>
      <w:r w:rsidR="005D1C41">
        <w:rPr>
          <w:rFonts w:ascii="Arial" w:hAnsi="Arial" w:cs="Arial"/>
          <w:b w:val="0"/>
          <w:bCs w:val="0"/>
          <w:color w:val="auto"/>
        </w:rPr>
        <w:t xml:space="preserve"> directions to which many </w:t>
      </w:r>
      <w:r w:rsidRPr="00F33D76">
        <w:rPr>
          <w:rFonts w:ascii="Arial" w:hAnsi="Arial" w:cs="Arial"/>
          <w:b w:val="0"/>
          <w:bCs w:val="0"/>
          <w:color w:val="auto"/>
        </w:rPr>
        <w:t>businesses operate</w:t>
      </w:r>
      <w:r w:rsidR="005D1C41">
        <w:rPr>
          <w:rFonts w:ascii="Arial" w:hAnsi="Arial" w:cs="Arial"/>
          <w:b w:val="0"/>
          <w:bCs w:val="0"/>
          <w:color w:val="auto"/>
        </w:rPr>
        <w:t xml:space="preserve"> in this era of technolog</w:t>
      </w:r>
      <w:ins w:id="56" w:author="Thabiso Patrick Matsaba" w:date="2026-04-20T13:02:00Z" w16du:dateUtc="2026-04-20T11:02:00Z">
        <w:r w:rsidR="00B9417E">
          <w:rPr>
            <w:rFonts w:ascii="Arial" w:hAnsi="Arial" w:cs="Arial"/>
            <w:b w:val="0"/>
            <w:bCs w:val="0"/>
            <w:color w:val="auto"/>
          </w:rPr>
          <w:t>ical</w:t>
        </w:r>
      </w:ins>
      <w:del w:id="57" w:author="Thabiso Patrick Matsaba" w:date="2026-04-20T13:02:00Z" w16du:dateUtc="2026-04-20T11:02:00Z">
        <w:r w:rsidR="005D1C41" w:rsidDel="00B9417E">
          <w:rPr>
            <w:rFonts w:ascii="Arial" w:hAnsi="Arial" w:cs="Arial"/>
            <w:b w:val="0"/>
            <w:bCs w:val="0"/>
            <w:color w:val="auto"/>
          </w:rPr>
          <w:delText>y</w:delText>
        </w:r>
      </w:del>
      <w:r w:rsidR="005D1C41">
        <w:rPr>
          <w:rFonts w:ascii="Arial" w:hAnsi="Arial" w:cs="Arial"/>
          <w:b w:val="0"/>
          <w:bCs w:val="0"/>
          <w:color w:val="auto"/>
        </w:rPr>
        <w:t xml:space="preserve"> advancement</w:t>
      </w:r>
      <w:r w:rsidR="00EB2D66">
        <w:rPr>
          <w:rFonts w:ascii="Arial" w:hAnsi="Arial" w:cs="Arial"/>
          <w:b w:val="0"/>
          <w:bCs w:val="0"/>
          <w:color w:val="auto"/>
        </w:rPr>
        <w:t>.</w:t>
      </w:r>
      <w:r w:rsidRPr="00F33D76">
        <w:rPr>
          <w:rFonts w:ascii="Arial" w:hAnsi="Arial" w:cs="Arial"/>
          <w:b w:val="0"/>
          <w:bCs w:val="0"/>
          <w:color w:val="auto"/>
        </w:rPr>
        <w:t xml:space="preserve"> </w:t>
      </w:r>
      <w:ins w:id="58" w:author="Thabiso Patrick Matsaba" w:date="2026-04-19T18:24:00Z" w16du:dateUtc="2026-04-19T16:24:00Z">
        <w:r w:rsidR="00576170">
          <w:rPr>
            <w:rFonts w:ascii="Arial" w:hAnsi="Arial" w:cs="Arial"/>
            <w:b w:val="0"/>
            <w:bCs w:val="0"/>
            <w:color w:val="auto"/>
          </w:rPr>
          <w:t>(</w:t>
        </w:r>
      </w:ins>
      <w:ins w:id="59" w:author="Thabiso Patrick Matsaba" w:date="2026-04-19T17:59:00Z" w16du:dateUtc="2026-04-19T15:59:00Z">
        <w:r w:rsidR="003E6FDC" w:rsidRPr="003E6FDC">
          <w:rPr>
            <w:rFonts w:ascii="Arial" w:hAnsi="Arial" w:cs="Arial"/>
            <w:b w:val="0"/>
            <w:bCs w:val="0"/>
            <w:color w:val="auto"/>
          </w:rPr>
          <w:t>Mkhize et al., 2025</w:t>
        </w:r>
      </w:ins>
      <w:commentRangeStart w:id="60"/>
      <w:del w:id="61" w:author="Thabiso Patrick Matsaba" w:date="2026-04-19T17:59:00Z" w16du:dateUtc="2026-04-19T15:59:00Z">
        <w:r w:rsidR="005D1C41" w:rsidRPr="00F33D76" w:rsidDel="003E6FDC">
          <w:rPr>
            <w:rFonts w:ascii="Arial" w:hAnsi="Arial" w:cs="Arial"/>
            <w:b w:val="0"/>
            <w:bCs w:val="0"/>
            <w:color w:val="auto"/>
          </w:rPr>
          <w:delText>Mell and Grance</w:delText>
        </w:r>
        <w:r w:rsidR="005D1C41" w:rsidDel="003E6FDC">
          <w:rPr>
            <w:rFonts w:ascii="Arial" w:hAnsi="Arial" w:cs="Arial"/>
            <w:b w:val="0"/>
            <w:bCs w:val="0"/>
            <w:color w:val="auto"/>
          </w:rPr>
          <w:delText xml:space="preserve"> (</w:delText>
        </w:r>
        <w:r w:rsidR="005D1C41" w:rsidRPr="00F33D76" w:rsidDel="003E6FDC">
          <w:rPr>
            <w:rFonts w:ascii="Arial" w:hAnsi="Arial" w:cs="Arial"/>
            <w:b w:val="0"/>
            <w:bCs w:val="0"/>
            <w:color w:val="auto"/>
          </w:rPr>
          <w:delText>2011</w:delText>
        </w:r>
      </w:del>
      <w:r w:rsidR="005D1C41">
        <w:rPr>
          <w:rFonts w:ascii="Arial" w:hAnsi="Arial" w:cs="Arial"/>
          <w:b w:val="0"/>
          <w:bCs w:val="0"/>
          <w:color w:val="auto"/>
        </w:rPr>
        <w:t xml:space="preserve">) </w:t>
      </w:r>
      <w:commentRangeEnd w:id="60"/>
      <w:r w:rsidR="005D1C41">
        <w:rPr>
          <w:rStyle w:val="CommentReference"/>
          <w:rFonts w:ascii="Arial" w:hAnsi="Arial" w:cs="Arial"/>
          <w:b w:val="0"/>
          <w:bCs w:val="0"/>
          <w:color w:val="auto"/>
          <w:sz w:val="24"/>
          <w:szCs w:val="24"/>
        </w:rPr>
        <w:commentReference w:id="60"/>
      </w:r>
      <w:del w:id="62" w:author="Thabiso Patrick Matsaba" w:date="2026-04-20T12:31:00Z" w16du:dateUtc="2026-04-20T10:31:00Z">
        <w:r w:rsidR="005D1C41" w:rsidDel="00203738">
          <w:rPr>
            <w:rFonts w:ascii="Arial" w:hAnsi="Arial" w:cs="Arial"/>
            <w:b w:val="0"/>
            <w:bCs w:val="0"/>
            <w:color w:val="auto"/>
          </w:rPr>
          <w:delText xml:space="preserve">believed </w:delText>
        </w:r>
      </w:del>
      <w:ins w:id="63" w:author="Thabiso Patrick Matsaba" w:date="2026-04-20T12:31:00Z" w16du:dateUtc="2026-04-20T10:31:00Z">
        <w:r w:rsidR="00203738">
          <w:rPr>
            <w:rFonts w:ascii="Arial" w:hAnsi="Arial" w:cs="Arial"/>
            <w:b w:val="0"/>
            <w:bCs w:val="0"/>
            <w:color w:val="auto"/>
          </w:rPr>
          <w:t xml:space="preserve">notes </w:t>
        </w:r>
      </w:ins>
      <w:r w:rsidR="005D1C41">
        <w:rPr>
          <w:rFonts w:ascii="Arial" w:hAnsi="Arial" w:cs="Arial"/>
          <w:b w:val="0"/>
          <w:bCs w:val="0"/>
          <w:color w:val="auto"/>
        </w:rPr>
        <w:t>that o</w:t>
      </w:r>
      <w:r w:rsidRPr="00F33D76">
        <w:rPr>
          <w:rFonts w:ascii="Arial" w:hAnsi="Arial" w:cs="Arial"/>
          <w:b w:val="0"/>
          <w:bCs w:val="0"/>
          <w:color w:val="auto"/>
        </w:rPr>
        <w:t>ne of the</w:t>
      </w:r>
      <w:r w:rsidR="005D1C41">
        <w:rPr>
          <w:rFonts w:ascii="Arial" w:hAnsi="Arial" w:cs="Arial"/>
          <w:b w:val="0"/>
          <w:bCs w:val="0"/>
          <w:color w:val="auto"/>
        </w:rPr>
        <w:t xml:space="preserve"> </w:t>
      </w:r>
      <w:r w:rsidRPr="00F33D76">
        <w:rPr>
          <w:rFonts w:ascii="Arial" w:hAnsi="Arial" w:cs="Arial"/>
          <w:b w:val="0"/>
          <w:bCs w:val="0"/>
          <w:color w:val="auto"/>
        </w:rPr>
        <w:t>significant developments has been the widespread move towards cloud computing</w:t>
      </w:r>
      <w:r w:rsidR="005D1C41">
        <w:rPr>
          <w:rFonts w:ascii="Arial" w:hAnsi="Arial" w:cs="Arial"/>
          <w:b w:val="0"/>
          <w:bCs w:val="0"/>
          <w:color w:val="auto"/>
        </w:rPr>
        <w:t xml:space="preserve">. </w:t>
      </w:r>
      <w:ins w:id="64" w:author="Thabiso Patrick Matsaba" w:date="2026-04-20T14:13:00Z" w16du:dateUtc="2026-04-20T12:13:00Z">
        <w:r w:rsidR="00A3195D" w:rsidRPr="00A3195D">
          <w:rPr>
            <w:rFonts w:ascii="Arial" w:hAnsi="Arial" w:cs="Arial"/>
            <w:b w:val="0"/>
            <w:bCs w:val="0"/>
            <w:color w:val="auto"/>
          </w:rPr>
          <w:t>Cloud computing offers organisations the affordability to run software applications, manage business systems, and store and retrieve information enabled by internet connectivity, without the need to invest in expensive physical infrastructure</w:t>
        </w:r>
      </w:ins>
      <w:ins w:id="65" w:author="Thabiso Patrick Matsaba" w:date="2026-04-21T19:26:00Z" w16du:dateUtc="2026-04-21T17:26:00Z">
        <w:r w:rsidR="00C031CA">
          <w:rPr>
            <w:rFonts w:ascii="Arial" w:hAnsi="Arial" w:cs="Arial"/>
            <w:b w:val="0"/>
            <w:bCs w:val="0"/>
            <w:color w:val="auto"/>
          </w:rPr>
          <w:t xml:space="preserve">. </w:t>
        </w:r>
      </w:ins>
      <w:ins w:id="66" w:author="Thabiso Patrick Matsaba" w:date="2026-04-20T14:13:00Z" w16du:dateUtc="2026-04-20T12:13:00Z">
        <w:r w:rsidR="00A3195D" w:rsidRPr="00A3195D">
          <w:rPr>
            <w:rFonts w:ascii="Arial" w:hAnsi="Arial" w:cs="Arial"/>
            <w:b w:val="0"/>
            <w:bCs w:val="0"/>
            <w:color w:val="auto"/>
          </w:rPr>
          <w:t>According to the National Institute of Standards and Technology, cloud computing is defined as a model for enabling ubiquitous, convenient, on-demand network access to a shared pool of configurable computing resources that can be rapidly provisioned and released with minimal management effort (</w:t>
        </w:r>
      </w:ins>
      <w:ins w:id="67" w:author="Thabiso Patrick Matsaba" w:date="2026-04-21T19:24:00Z" w16du:dateUtc="2026-04-21T17:24:00Z">
        <w:r w:rsidR="00C450C3" w:rsidRPr="00A3195D">
          <w:rPr>
            <w:rFonts w:ascii="Arial" w:hAnsi="Arial" w:cs="Arial"/>
            <w:b w:val="0"/>
            <w:bCs w:val="0"/>
            <w:color w:val="auto"/>
          </w:rPr>
          <w:t>Mokwena and Sithole, 2024</w:t>
        </w:r>
      </w:ins>
      <w:ins w:id="68" w:author="Thabiso Patrick Matsaba" w:date="2026-04-20T14:13:00Z" w16du:dateUtc="2026-04-20T12:13:00Z">
        <w:r w:rsidR="00A3195D" w:rsidRPr="00A3195D">
          <w:rPr>
            <w:rFonts w:ascii="Arial" w:hAnsi="Arial" w:cs="Arial"/>
            <w:b w:val="0"/>
            <w:bCs w:val="0"/>
            <w:color w:val="auto"/>
          </w:rPr>
          <w:t>).</w:t>
        </w:r>
      </w:ins>
      <w:del w:id="69" w:author="Thabiso Patrick Matsaba" w:date="2026-04-20T14:13:00Z" w16du:dateUtc="2026-04-20T12:13:00Z">
        <w:r w:rsidR="005D1C41" w:rsidDel="00A3195D">
          <w:rPr>
            <w:rFonts w:ascii="Arial" w:hAnsi="Arial" w:cs="Arial"/>
            <w:b w:val="0"/>
            <w:bCs w:val="0"/>
            <w:color w:val="auto"/>
          </w:rPr>
          <w:delText>A</w:delText>
        </w:r>
        <w:r w:rsidRPr="00F33D76" w:rsidDel="00A3195D">
          <w:rPr>
            <w:rFonts w:ascii="Arial" w:hAnsi="Arial" w:cs="Arial"/>
            <w:b w:val="0"/>
            <w:bCs w:val="0"/>
            <w:color w:val="auto"/>
          </w:rPr>
          <w:delText xml:space="preserve"> </w:delText>
        </w:r>
        <w:r w:rsidR="004A669D" w:rsidDel="00A3195D">
          <w:rPr>
            <w:rFonts w:ascii="Arial" w:hAnsi="Arial" w:cs="Arial"/>
            <w:b w:val="0"/>
            <w:bCs w:val="0"/>
            <w:color w:val="auto"/>
          </w:rPr>
          <w:delText>platform</w:delText>
        </w:r>
        <w:r w:rsidRPr="00F33D76" w:rsidDel="00A3195D">
          <w:rPr>
            <w:rFonts w:ascii="Arial" w:hAnsi="Arial" w:cs="Arial"/>
            <w:b w:val="0"/>
            <w:bCs w:val="0"/>
            <w:color w:val="auto"/>
          </w:rPr>
          <w:delText xml:space="preserve"> that </w:delText>
        </w:r>
        <w:r w:rsidR="004A669D" w:rsidDel="00A3195D">
          <w:rPr>
            <w:rFonts w:ascii="Arial" w:hAnsi="Arial" w:cs="Arial"/>
            <w:b w:val="0"/>
            <w:bCs w:val="0"/>
            <w:color w:val="auto"/>
          </w:rPr>
          <w:delText xml:space="preserve">offers </w:delText>
        </w:r>
        <w:r w:rsidRPr="00F33D76" w:rsidDel="00A3195D">
          <w:rPr>
            <w:rFonts w:ascii="Arial" w:hAnsi="Arial" w:cs="Arial"/>
            <w:b w:val="0"/>
            <w:bCs w:val="0"/>
            <w:color w:val="auto"/>
          </w:rPr>
          <w:delText>organisations</w:delText>
        </w:r>
        <w:r w:rsidR="004A669D" w:rsidDel="00A3195D">
          <w:rPr>
            <w:rFonts w:ascii="Arial" w:hAnsi="Arial" w:cs="Arial"/>
            <w:b w:val="0"/>
            <w:bCs w:val="0"/>
            <w:color w:val="auto"/>
          </w:rPr>
          <w:delText xml:space="preserve"> the affordability to </w:delText>
        </w:r>
        <w:r w:rsidRPr="00F33D76" w:rsidDel="00A3195D">
          <w:rPr>
            <w:rFonts w:ascii="Arial" w:hAnsi="Arial" w:cs="Arial"/>
            <w:b w:val="0"/>
            <w:bCs w:val="0"/>
            <w:color w:val="auto"/>
          </w:rPr>
          <w:delText>run software</w:delText>
        </w:r>
        <w:r w:rsidR="004A669D" w:rsidDel="00A3195D">
          <w:rPr>
            <w:rFonts w:ascii="Arial" w:hAnsi="Arial" w:cs="Arial"/>
            <w:b w:val="0"/>
            <w:bCs w:val="0"/>
            <w:color w:val="auto"/>
          </w:rPr>
          <w:delText xml:space="preserve"> applications</w:delText>
        </w:r>
        <w:r w:rsidRPr="00F33D76" w:rsidDel="00A3195D">
          <w:rPr>
            <w:rFonts w:ascii="Arial" w:hAnsi="Arial" w:cs="Arial"/>
            <w:b w:val="0"/>
            <w:bCs w:val="0"/>
            <w:color w:val="auto"/>
          </w:rPr>
          <w:delText>, manage business systems</w:delText>
        </w:r>
        <w:r w:rsidR="004A669D" w:rsidDel="00A3195D">
          <w:rPr>
            <w:rFonts w:ascii="Arial" w:hAnsi="Arial" w:cs="Arial"/>
            <w:b w:val="0"/>
            <w:bCs w:val="0"/>
            <w:color w:val="auto"/>
          </w:rPr>
          <w:delText xml:space="preserve">, storing and retrieving information that is enabled by </w:delText>
        </w:r>
        <w:r w:rsidR="004A669D" w:rsidRPr="00F33D76" w:rsidDel="00A3195D">
          <w:rPr>
            <w:rFonts w:ascii="Arial" w:hAnsi="Arial" w:cs="Arial"/>
            <w:b w:val="0"/>
            <w:bCs w:val="0"/>
            <w:color w:val="auto"/>
          </w:rPr>
          <w:delText xml:space="preserve">internet </w:delText>
        </w:r>
        <w:r w:rsidR="004A669D" w:rsidDel="00A3195D">
          <w:rPr>
            <w:rFonts w:ascii="Arial" w:hAnsi="Arial" w:cs="Arial"/>
            <w:b w:val="0"/>
            <w:bCs w:val="0"/>
            <w:color w:val="auto"/>
          </w:rPr>
          <w:delText xml:space="preserve">connectivity </w:delText>
        </w:r>
        <w:r w:rsidRPr="00F33D76" w:rsidDel="00A3195D">
          <w:rPr>
            <w:rFonts w:ascii="Arial" w:hAnsi="Arial" w:cs="Arial"/>
            <w:b w:val="0"/>
            <w:bCs w:val="0"/>
            <w:color w:val="auto"/>
          </w:rPr>
          <w:delText>without investing in expensive physical infrastructure</w:delText>
        </w:r>
        <w:r w:rsidR="004A669D" w:rsidDel="00A3195D">
          <w:rPr>
            <w:rFonts w:ascii="Arial" w:hAnsi="Arial" w:cs="Arial"/>
            <w:b w:val="0"/>
            <w:bCs w:val="0"/>
            <w:color w:val="auto"/>
          </w:rPr>
          <w:delText xml:space="preserve"> (</w:delText>
        </w:r>
      </w:del>
      <w:del w:id="70" w:author="Thabiso Patrick Matsaba" w:date="2026-04-19T18:00:00Z" w16du:dateUtc="2026-04-19T16:00:00Z">
        <w:r w:rsidR="004A669D" w:rsidDel="00147143">
          <w:rPr>
            <w:rFonts w:ascii="Arial" w:hAnsi="Arial" w:cs="Arial"/>
            <w:b w:val="0"/>
            <w:bCs w:val="0"/>
            <w:color w:val="auto"/>
          </w:rPr>
          <w:delText>Cite all the sources here</w:delText>
        </w:r>
      </w:del>
      <w:del w:id="71" w:author="Thabiso Patrick Matsaba" w:date="2026-04-20T14:13:00Z" w16du:dateUtc="2026-04-20T12:13:00Z">
        <w:r w:rsidR="004A669D" w:rsidDel="00A3195D">
          <w:rPr>
            <w:rFonts w:ascii="Arial" w:hAnsi="Arial" w:cs="Arial"/>
            <w:b w:val="0"/>
            <w:bCs w:val="0"/>
            <w:color w:val="auto"/>
          </w:rPr>
          <w:delText>)</w:delText>
        </w:r>
        <w:r w:rsidRPr="00F33D76" w:rsidDel="00A3195D">
          <w:rPr>
            <w:rFonts w:ascii="Arial" w:hAnsi="Arial" w:cs="Arial"/>
            <w:b w:val="0"/>
            <w:bCs w:val="0"/>
            <w:color w:val="auto"/>
          </w:rPr>
          <w:delText xml:space="preserve">. </w:delText>
        </w:r>
        <w:r w:rsidR="004A669D" w:rsidDel="00A3195D">
          <w:rPr>
            <w:rFonts w:ascii="Arial" w:hAnsi="Arial" w:cs="Arial"/>
            <w:b w:val="0"/>
            <w:bCs w:val="0"/>
            <w:color w:val="auto"/>
          </w:rPr>
          <w:delText>According to the</w:delText>
        </w:r>
        <w:r w:rsidR="004A669D" w:rsidRPr="00F33D76" w:rsidDel="00A3195D">
          <w:rPr>
            <w:rFonts w:ascii="Arial" w:hAnsi="Arial" w:cs="Arial"/>
            <w:b w:val="0"/>
            <w:bCs w:val="0"/>
            <w:color w:val="auto"/>
          </w:rPr>
          <w:delText xml:space="preserve"> </w:delText>
        </w:r>
        <w:r w:rsidRPr="00F33D76" w:rsidDel="00A3195D">
          <w:rPr>
            <w:rFonts w:ascii="Arial" w:hAnsi="Arial" w:cs="Arial"/>
            <w:b w:val="0"/>
            <w:bCs w:val="0"/>
            <w:color w:val="auto"/>
          </w:rPr>
          <w:delText>National Institute of Standards and Technology (</w:delText>
        </w:r>
      </w:del>
      <w:del w:id="72" w:author="Thabiso Patrick Matsaba" w:date="2026-04-19T18:00:00Z" w16du:dateUtc="2026-04-19T16:00:00Z">
        <w:r w:rsidR="00F13419" w:rsidDel="00F80FF2">
          <w:rPr>
            <w:rFonts w:ascii="Arial" w:hAnsi="Arial" w:cs="Arial"/>
            <w:b w:val="0"/>
            <w:bCs w:val="0"/>
            <w:color w:val="auto"/>
          </w:rPr>
          <w:delText>XXXX source year</w:delText>
        </w:r>
      </w:del>
      <w:del w:id="73" w:author="Thabiso Patrick Matsaba" w:date="2026-04-20T14:13:00Z" w16du:dateUtc="2026-04-20T12:13:00Z">
        <w:r w:rsidRPr="00F33D76" w:rsidDel="00A3195D">
          <w:rPr>
            <w:rFonts w:ascii="Arial" w:hAnsi="Arial" w:cs="Arial"/>
            <w:b w:val="0"/>
            <w:bCs w:val="0"/>
            <w:color w:val="auto"/>
          </w:rPr>
          <w:delText>)</w:delText>
        </w:r>
        <w:r w:rsidR="00F13419" w:rsidDel="00A3195D">
          <w:rPr>
            <w:rFonts w:ascii="Arial" w:hAnsi="Arial" w:cs="Arial"/>
            <w:b w:val="0"/>
            <w:bCs w:val="0"/>
            <w:color w:val="auto"/>
          </w:rPr>
          <w:delText xml:space="preserve">, cloud computing is </w:delText>
        </w:r>
        <w:r w:rsidRPr="00F33D76" w:rsidDel="00A3195D">
          <w:rPr>
            <w:rFonts w:ascii="Arial" w:hAnsi="Arial" w:cs="Arial"/>
            <w:b w:val="0"/>
            <w:bCs w:val="0"/>
            <w:color w:val="auto"/>
          </w:rPr>
          <w:delText xml:space="preserve">a model for enabling ubiquitous, convenient, on-demand network access to a shared pool of configurable computing resources that can be rapidly provisioned and released with minimal management effort </w:delText>
        </w:r>
      </w:del>
      <w:del w:id="74" w:author="Thabiso Patrick Matsaba" w:date="2026-04-19T18:04:00Z" w16du:dateUtc="2026-04-19T16:04:00Z">
        <w:r w:rsidRPr="00F33D76" w:rsidDel="006B010C">
          <w:rPr>
            <w:rFonts w:ascii="Arial" w:hAnsi="Arial" w:cs="Arial"/>
            <w:b w:val="0"/>
            <w:bCs w:val="0"/>
            <w:color w:val="auto"/>
          </w:rPr>
          <w:delText>(Mell and Grance, 2011, p. 2).</w:delText>
        </w:r>
      </w:del>
      <w:ins w:id="75" w:author="Kenneth Ohei" w:date="2026-04-17T11:36:00Z" w16du:dateUtc="2026-04-17T09:36:00Z">
        <w:del w:id="76" w:author="Thabiso Patrick Matsaba" w:date="2026-04-19T18:04:00Z" w16du:dateUtc="2026-04-19T16:04:00Z">
          <w:r w:rsidR="004A669D" w:rsidRPr="004A669D" w:rsidDel="006B010C">
            <w:rPr>
              <w:rFonts w:ascii="Arial" w:hAnsi="Arial" w:cs="Arial"/>
              <w:b w:val="0"/>
              <w:bCs w:val="0"/>
              <w:color w:val="auto"/>
            </w:rPr>
            <w:delText xml:space="preserve"> </w:delText>
          </w:r>
        </w:del>
      </w:ins>
    </w:p>
    <w:p w14:paraId="4E64BB67" w14:textId="77777777" w:rsidR="00A3195D" w:rsidRDefault="00A3195D" w:rsidP="00A3195D">
      <w:pPr>
        <w:spacing w:after="160" w:line="360" w:lineRule="auto"/>
        <w:jc w:val="both"/>
        <w:rPr>
          <w:ins w:id="77" w:author="Thabiso Patrick Matsaba" w:date="2026-04-20T14:14:00Z" w16du:dateUtc="2026-04-20T12:14:00Z"/>
        </w:rPr>
      </w:pPr>
      <w:ins w:id="78" w:author="Thabiso Patrick Matsaba" w:date="2026-04-20T14:14:00Z" w16du:dateUtc="2026-04-20T12:14:00Z">
        <w:r>
          <w:rPr>
            <w:rFonts w:ascii="Arial" w:eastAsia="Arial" w:hAnsi="Arial" w:cs="Arial"/>
          </w:rPr>
          <w:t xml:space="preserve">In practical terms, cloud computing is delivered through three principal service models. The first is Software as a Service (SaaS), which allows users to access applications such as financial reporting tools or communication and emailing systems directly over reliable internet connectivity without local installation. The second is Platform as a Service (PaaS), which provides developers with an online environment to build and deploy applications without having to manage the underlying physical hardware. Infrastructure as a Service (IaaS) completes the trio by offering virtualised computing power, servers, and storage on demand (Mkhize et al., 2025; Ahmad et al., 2025). These services are deployed through public, private, or hybrid cloud environments, </w:t>
        </w:r>
        <w:r>
          <w:rPr>
            <w:rFonts w:ascii="Arial" w:eastAsia="Arial" w:hAnsi="Arial" w:cs="Arial"/>
          </w:rPr>
          <w:lastRenderedPageBreak/>
          <w:t>each carrying different trade-offs between cost, control, and data security (Jayeola et al., 2022).</w:t>
        </w:r>
      </w:ins>
    </w:p>
    <w:p w14:paraId="1CAEF50C" w14:textId="745DD296" w:rsidR="00A5370B" w:rsidDel="005C02F3" w:rsidRDefault="00A5370B" w:rsidP="009C7FDC">
      <w:pPr>
        <w:pStyle w:val="Heading2"/>
        <w:spacing w:line="360" w:lineRule="auto"/>
        <w:jc w:val="both"/>
        <w:rPr>
          <w:del w:id="79" w:author="Thabiso Patrick Matsaba" w:date="2026-04-19T18:09:00Z" w16du:dateUtc="2026-04-19T16:09:00Z"/>
          <w:rFonts w:ascii="Arial" w:hAnsi="Arial" w:cs="Arial"/>
          <w:b w:val="0"/>
          <w:bCs w:val="0"/>
          <w:color w:val="auto"/>
        </w:rPr>
      </w:pPr>
      <w:del w:id="80" w:author="Thabiso Patrick Matsaba" w:date="2026-04-20T14:14:00Z" w16du:dateUtc="2026-04-20T12:14:00Z">
        <w:r w:rsidRPr="00A5370B" w:rsidDel="00A3195D">
          <w:rPr>
            <w:rFonts w:ascii="Arial" w:hAnsi="Arial" w:cs="Arial"/>
            <w:b w:val="0"/>
            <w:bCs w:val="0"/>
            <w:color w:val="auto"/>
          </w:rPr>
          <w:delText xml:space="preserve">In practical terms, cloud computing is delivered through three principal service models. </w:delText>
        </w:r>
        <w:r w:rsidR="00F13419" w:rsidDel="00A3195D">
          <w:rPr>
            <w:rFonts w:ascii="Arial" w:hAnsi="Arial" w:cs="Arial"/>
            <w:b w:val="0"/>
            <w:bCs w:val="0"/>
            <w:color w:val="auto"/>
          </w:rPr>
          <w:delText>The first aspect being s</w:delText>
        </w:r>
        <w:r w:rsidRPr="00A5370B" w:rsidDel="00A3195D">
          <w:rPr>
            <w:rFonts w:ascii="Arial" w:hAnsi="Arial" w:cs="Arial"/>
            <w:b w:val="0"/>
            <w:bCs w:val="0"/>
            <w:color w:val="auto"/>
          </w:rPr>
          <w:delText xml:space="preserve">oftware as a </w:delText>
        </w:r>
        <w:r w:rsidR="00F13419" w:rsidDel="00A3195D">
          <w:rPr>
            <w:rFonts w:ascii="Arial" w:hAnsi="Arial" w:cs="Arial"/>
            <w:b w:val="0"/>
            <w:bCs w:val="0"/>
            <w:color w:val="auto"/>
          </w:rPr>
          <w:delText>s</w:delText>
        </w:r>
        <w:r w:rsidRPr="00A5370B" w:rsidDel="00A3195D">
          <w:rPr>
            <w:rFonts w:ascii="Arial" w:hAnsi="Arial" w:cs="Arial"/>
            <w:b w:val="0"/>
            <w:bCs w:val="0"/>
            <w:color w:val="auto"/>
          </w:rPr>
          <w:delText xml:space="preserve">ervice (SaaS) allows users to access applications such as </w:delText>
        </w:r>
        <w:r w:rsidR="00374E53" w:rsidDel="00A3195D">
          <w:rPr>
            <w:rFonts w:ascii="Arial" w:hAnsi="Arial" w:cs="Arial"/>
            <w:b w:val="0"/>
            <w:bCs w:val="0"/>
            <w:color w:val="auto"/>
          </w:rPr>
          <w:delText>financial</w:delText>
        </w:r>
        <w:r w:rsidR="00374E53" w:rsidRPr="00A5370B" w:rsidDel="00A3195D">
          <w:rPr>
            <w:rFonts w:ascii="Arial" w:hAnsi="Arial" w:cs="Arial"/>
            <w:b w:val="0"/>
            <w:bCs w:val="0"/>
            <w:color w:val="auto"/>
          </w:rPr>
          <w:delText xml:space="preserve"> </w:delText>
        </w:r>
        <w:r w:rsidR="00374E53" w:rsidDel="00A3195D">
          <w:rPr>
            <w:rFonts w:ascii="Arial" w:hAnsi="Arial" w:cs="Arial"/>
            <w:b w:val="0"/>
            <w:bCs w:val="0"/>
            <w:color w:val="auto"/>
          </w:rPr>
          <w:delText xml:space="preserve">reporting </w:delText>
        </w:r>
        <w:r w:rsidRPr="00A5370B" w:rsidDel="00A3195D">
          <w:rPr>
            <w:rFonts w:ascii="Arial" w:hAnsi="Arial" w:cs="Arial"/>
            <w:b w:val="0"/>
            <w:bCs w:val="0"/>
            <w:color w:val="auto"/>
          </w:rPr>
          <w:delText xml:space="preserve">tools or </w:delText>
        </w:r>
        <w:r w:rsidR="00374E53" w:rsidDel="00A3195D">
          <w:rPr>
            <w:rFonts w:ascii="Arial" w:hAnsi="Arial" w:cs="Arial"/>
            <w:b w:val="0"/>
            <w:bCs w:val="0"/>
            <w:color w:val="auto"/>
          </w:rPr>
          <w:delText xml:space="preserve">communication tools, </w:delText>
        </w:r>
        <w:r w:rsidR="00374E53" w:rsidRPr="00A5370B" w:rsidDel="00A3195D">
          <w:rPr>
            <w:rFonts w:ascii="Arial" w:hAnsi="Arial" w:cs="Arial"/>
            <w:b w:val="0"/>
            <w:bCs w:val="0"/>
            <w:color w:val="auto"/>
          </w:rPr>
          <w:delText>email</w:delText>
        </w:r>
        <w:r w:rsidR="00374E53" w:rsidDel="00A3195D">
          <w:rPr>
            <w:rFonts w:ascii="Arial" w:hAnsi="Arial" w:cs="Arial"/>
            <w:b w:val="0"/>
            <w:bCs w:val="0"/>
            <w:color w:val="auto"/>
          </w:rPr>
          <w:delText>ing</w:delText>
        </w:r>
        <w:r w:rsidRPr="00A5370B" w:rsidDel="00A3195D">
          <w:rPr>
            <w:rFonts w:ascii="Arial" w:hAnsi="Arial" w:cs="Arial"/>
            <w:b w:val="0"/>
            <w:bCs w:val="0"/>
            <w:color w:val="auto"/>
          </w:rPr>
          <w:delText xml:space="preserve"> systems directly over</w:delText>
        </w:r>
        <w:r w:rsidR="00374E53" w:rsidDel="00A3195D">
          <w:rPr>
            <w:rFonts w:ascii="Arial" w:hAnsi="Arial" w:cs="Arial"/>
            <w:b w:val="0"/>
            <w:bCs w:val="0"/>
            <w:color w:val="auto"/>
          </w:rPr>
          <w:delText xml:space="preserve"> reliable </w:delText>
        </w:r>
        <w:r w:rsidRPr="00A5370B" w:rsidDel="00A3195D">
          <w:rPr>
            <w:rFonts w:ascii="Arial" w:hAnsi="Arial" w:cs="Arial"/>
            <w:b w:val="0"/>
            <w:bCs w:val="0"/>
            <w:color w:val="auto"/>
          </w:rPr>
          <w:delText xml:space="preserve">internet without local installation. </w:delText>
        </w:r>
        <w:r w:rsidR="00FB758E" w:rsidDel="00A3195D">
          <w:rPr>
            <w:rFonts w:ascii="Arial" w:hAnsi="Arial" w:cs="Arial"/>
            <w:b w:val="0"/>
            <w:bCs w:val="0"/>
            <w:color w:val="auto"/>
          </w:rPr>
          <w:delText>T</w:delText>
        </w:r>
        <w:r w:rsidR="00F13419" w:rsidDel="00A3195D">
          <w:rPr>
            <w:rFonts w:ascii="Arial" w:hAnsi="Arial" w:cs="Arial"/>
            <w:b w:val="0"/>
            <w:bCs w:val="0"/>
            <w:color w:val="auto"/>
          </w:rPr>
          <w:delText xml:space="preserve">he second aspect </w:delText>
        </w:r>
        <w:r w:rsidR="00FB758E" w:rsidDel="00A3195D">
          <w:rPr>
            <w:rFonts w:ascii="Arial" w:hAnsi="Arial" w:cs="Arial"/>
            <w:b w:val="0"/>
            <w:bCs w:val="0"/>
            <w:color w:val="auto"/>
          </w:rPr>
          <w:delText>p</w:delText>
        </w:r>
        <w:r w:rsidRPr="00A5370B" w:rsidDel="00A3195D">
          <w:rPr>
            <w:rFonts w:ascii="Arial" w:hAnsi="Arial" w:cs="Arial"/>
            <w:b w:val="0"/>
            <w:bCs w:val="0"/>
            <w:color w:val="auto"/>
          </w:rPr>
          <w:delText xml:space="preserve">latform as a </w:delText>
        </w:r>
        <w:r w:rsidR="00FB758E" w:rsidDel="00A3195D">
          <w:rPr>
            <w:rFonts w:ascii="Arial" w:hAnsi="Arial" w:cs="Arial"/>
            <w:b w:val="0"/>
            <w:bCs w:val="0"/>
            <w:color w:val="auto"/>
          </w:rPr>
          <w:delText>s</w:delText>
        </w:r>
        <w:r w:rsidRPr="00A5370B" w:rsidDel="00A3195D">
          <w:rPr>
            <w:rFonts w:ascii="Arial" w:hAnsi="Arial" w:cs="Arial"/>
            <w:b w:val="0"/>
            <w:bCs w:val="0"/>
            <w:color w:val="auto"/>
          </w:rPr>
          <w:delText xml:space="preserve">ervice (PaaS) provides developers with online environment </w:delText>
        </w:r>
        <w:r w:rsidR="00FB758E" w:rsidDel="00A3195D">
          <w:rPr>
            <w:rFonts w:ascii="Arial" w:hAnsi="Arial" w:cs="Arial"/>
            <w:b w:val="0"/>
            <w:bCs w:val="0"/>
            <w:color w:val="auto"/>
          </w:rPr>
          <w:delText xml:space="preserve">to </w:delText>
        </w:r>
        <w:r w:rsidRPr="00A5370B" w:rsidDel="00A3195D">
          <w:rPr>
            <w:rFonts w:ascii="Arial" w:hAnsi="Arial" w:cs="Arial"/>
            <w:b w:val="0"/>
            <w:bCs w:val="0"/>
            <w:color w:val="auto"/>
          </w:rPr>
          <w:delText xml:space="preserve">build and deploy applications without </w:delText>
        </w:r>
        <w:r w:rsidR="00FB758E" w:rsidDel="00A3195D">
          <w:rPr>
            <w:rFonts w:ascii="Arial" w:hAnsi="Arial" w:cs="Arial"/>
            <w:b w:val="0"/>
            <w:bCs w:val="0"/>
            <w:color w:val="auto"/>
          </w:rPr>
          <w:delText xml:space="preserve">having to manage the </w:delText>
        </w:r>
        <w:r w:rsidRPr="00A5370B" w:rsidDel="00A3195D">
          <w:rPr>
            <w:rFonts w:ascii="Arial" w:hAnsi="Arial" w:cs="Arial"/>
            <w:b w:val="0"/>
            <w:bCs w:val="0"/>
            <w:color w:val="auto"/>
          </w:rPr>
          <w:delText xml:space="preserve">physical hardware. </w:delText>
        </w:r>
        <w:r w:rsidR="00FB758E" w:rsidDel="00A3195D">
          <w:rPr>
            <w:rFonts w:ascii="Arial" w:hAnsi="Arial" w:cs="Arial"/>
            <w:b w:val="0"/>
            <w:bCs w:val="0"/>
            <w:color w:val="auto"/>
          </w:rPr>
          <w:delText>Whilst the i</w:delText>
        </w:r>
        <w:r w:rsidRPr="00A5370B" w:rsidDel="00A3195D">
          <w:rPr>
            <w:rFonts w:ascii="Arial" w:hAnsi="Arial" w:cs="Arial"/>
            <w:b w:val="0"/>
            <w:bCs w:val="0"/>
            <w:color w:val="auto"/>
          </w:rPr>
          <w:delText xml:space="preserve">nfrastructure as a </w:delText>
        </w:r>
        <w:r w:rsidR="00FB758E" w:rsidDel="00A3195D">
          <w:rPr>
            <w:rFonts w:ascii="Arial" w:hAnsi="Arial" w:cs="Arial"/>
            <w:b w:val="0"/>
            <w:bCs w:val="0"/>
            <w:color w:val="auto"/>
          </w:rPr>
          <w:delText>s</w:delText>
        </w:r>
        <w:r w:rsidRPr="00A5370B" w:rsidDel="00A3195D">
          <w:rPr>
            <w:rFonts w:ascii="Arial" w:hAnsi="Arial" w:cs="Arial"/>
            <w:b w:val="0"/>
            <w:bCs w:val="0"/>
            <w:color w:val="auto"/>
          </w:rPr>
          <w:delText>ervice (IaaS) offers virtualised computing power, servers, and storage on demand</w:delText>
        </w:r>
        <w:r w:rsidR="00FB758E" w:rsidDel="00A3195D">
          <w:rPr>
            <w:rFonts w:ascii="Arial" w:hAnsi="Arial" w:cs="Arial"/>
            <w:b w:val="0"/>
            <w:bCs w:val="0"/>
            <w:color w:val="auto"/>
          </w:rPr>
          <w:delText xml:space="preserve"> (</w:delText>
        </w:r>
      </w:del>
      <w:del w:id="81" w:author="Thabiso Patrick Matsaba" w:date="2026-04-19T18:02:00Z" w16du:dateUtc="2026-04-19T16:02:00Z">
        <w:r w:rsidR="00FB758E" w:rsidDel="00002838">
          <w:rPr>
            <w:rFonts w:ascii="Arial" w:hAnsi="Arial" w:cs="Arial"/>
            <w:b w:val="0"/>
            <w:bCs w:val="0"/>
            <w:color w:val="auto"/>
          </w:rPr>
          <w:delText>XXXXXX Cite sources here</w:delText>
        </w:r>
      </w:del>
      <w:del w:id="82" w:author="Thabiso Patrick Matsaba" w:date="2026-04-20T14:14:00Z" w16du:dateUtc="2026-04-20T12:14:00Z">
        <w:r w:rsidR="00FB758E" w:rsidDel="00A3195D">
          <w:rPr>
            <w:rFonts w:ascii="Arial" w:hAnsi="Arial" w:cs="Arial"/>
            <w:b w:val="0"/>
            <w:bCs w:val="0"/>
            <w:color w:val="auto"/>
          </w:rPr>
          <w:delText>).</w:delText>
        </w:r>
        <w:r w:rsidRPr="00A5370B" w:rsidDel="00A3195D">
          <w:rPr>
            <w:rFonts w:ascii="Arial" w:hAnsi="Arial" w:cs="Arial"/>
            <w:b w:val="0"/>
            <w:bCs w:val="0"/>
            <w:color w:val="auto"/>
          </w:rPr>
          <w:delText xml:space="preserve"> These services are deployed through public, private, or hybrid cloud environments, each carrying different trade-offs between cost, control, and data </w:delText>
        </w:r>
        <w:commentRangeStart w:id="83"/>
        <w:r w:rsidRPr="00A5370B" w:rsidDel="00A3195D">
          <w:rPr>
            <w:rFonts w:ascii="Arial" w:hAnsi="Arial" w:cs="Arial"/>
            <w:b w:val="0"/>
            <w:bCs w:val="0"/>
            <w:color w:val="auto"/>
          </w:rPr>
          <w:delText>security (Jayeola et al., 2022).</w:delText>
        </w:r>
      </w:del>
    </w:p>
    <w:p w14:paraId="1BADF8BB" w14:textId="77777777" w:rsidR="00A3195D" w:rsidRDefault="00A3195D" w:rsidP="00A3195D">
      <w:pPr>
        <w:spacing w:after="160" w:line="360" w:lineRule="auto"/>
        <w:jc w:val="both"/>
        <w:rPr>
          <w:ins w:id="84" w:author="Thabiso Patrick Matsaba" w:date="2026-04-20T14:15:00Z" w16du:dateUtc="2026-04-20T12:15:00Z"/>
        </w:rPr>
      </w:pPr>
      <w:ins w:id="85" w:author="Thabiso Patrick Matsaba" w:date="2026-04-20T14:15:00Z" w16du:dateUtc="2026-04-20T12:15:00Z">
        <w:r>
          <w:rPr>
            <w:rFonts w:ascii="Arial" w:eastAsia="Arial" w:hAnsi="Arial" w:cs="Arial"/>
          </w:rPr>
          <w:t>Small and Medium Enterprises (SMEs) serve as the backbone of the South African economy. Both formal and informal South African SMEs account for more than 90 percent of all businesses, employing approximately 60 percent of the workforce and contributing around 40 percent of Gross Domestic Product (Ngo Ndjama and Van der Westhuizen, 2024). The National Development Plan (NDP 2030) further projects that SMEs should create 90 percent of the eleven million jobs the government seeks to achieve by 2030 (DSBD, 2023). Given their pivotal economic role, the need for SMEs to operate more effectively and competitively has never been more urgent. The adoption of cloud computing can provide SMEs with the platform for scalability, enabling them to access enterprise-grade tools, reduce operational overhead, and respond to market changes without the constraints of traditional IT infrastructure (Mkhize et al., 2025; Ilahi et al., 2024).</w:t>
        </w:r>
      </w:ins>
    </w:p>
    <w:p w14:paraId="7C2BD574" w14:textId="77777777" w:rsidR="00A3195D" w:rsidRDefault="00A3195D" w:rsidP="00A3195D">
      <w:pPr>
        <w:spacing w:after="160" w:line="360" w:lineRule="auto"/>
        <w:jc w:val="both"/>
        <w:rPr>
          <w:ins w:id="86" w:author="Thabiso Patrick Matsaba" w:date="2026-04-20T14:15:00Z" w16du:dateUtc="2026-04-20T12:15:00Z"/>
        </w:rPr>
      </w:pPr>
      <w:ins w:id="87" w:author="Thabiso Patrick Matsaba" w:date="2026-04-20T14:15:00Z" w16du:dateUtc="2026-04-20T12:15:00Z">
        <w:r>
          <w:rPr>
            <w:rFonts w:ascii="Arial" w:eastAsia="Arial" w:hAnsi="Arial" w:cs="Arial"/>
          </w:rPr>
          <w:t xml:space="preserve">Despite the well-documented potential of cloud computing to reduce costs and improve operational efficiency, South African SMEs continue to adopt cloud-based services at a pace that is far below their potential (Mkhize et al., 2025). Research conducted across the African continent consistently reveals that SMEs face a complex combination of technological, organisational, and environmental barriers that hinder adoption (Jayeola et al., 2022; IJSRA, 2024). These barriers are not uniform: an SME in Johannesburg may struggle with high mobile data costs and POPIA compliance concerns, while a business in a rural province may additionally contend with persistent </w:t>
        </w:r>
        <w:r>
          <w:rPr>
            <w:rFonts w:ascii="Arial" w:eastAsia="Arial" w:hAnsi="Arial" w:cs="Arial"/>
          </w:rPr>
          <w:lastRenderedPageBreak/>
          <w:t>load shedding and a complete absence of digital skills support (Mokwena and Sithole, 2024).</w:t>
        </w:r>
      </w:ins>
    </w:p>
    <w:p w14:paraId="38A8B3D5" w14:textId="77777777" w:rsidR="00A3195D" w:rsidRDefault="00A3195D" w:rsidP="00A3195D">
      <w:pPr>
        <w:spacing w:after="160" w:line="360" w:lineRule="auto"/>
        <w:jc w:val="both"/>
        <w:rPr>
          <w:ins w:id="88" w:author="Thabiso Patrick Matsaba" w:date="2026-04-20T14:15:00Z" w16du:dateUtc="2026-04-20T12:15:00Z"/>
        </w:rPr>
      </w:pPr>
      <w:ins w:id="89" w:author="Thabiso Patrick Matsaba" w:date="2026-04-20T14:15:00Z" w16du:dateUtc="2026-04-20T12:15:00Z">
        <w:r>
          <w:rPr>
            <w:rFonts w:ascii="Arial" w:eastAsia="Arial" w:hAnsi="Arial" w:cs="Arial"/>
          </w:rPr>
          <w:t>Understanding why adoption remains low requires a structured theoretical lens. This study employs the Technology-Organisation-Environment (TOE) framework, originally developed by Tornatzky and Fleischer (1990) and widely used in information systems research, as a lens to identify and categorise the factors that influence cloud computing adoption decisions among South African SMEs (Adane, 2021; Santos et al., 2023). The TOE framework organises adoption influences into three interconnected contexts: technological readiness, organisational characteristics, and the broader environmental landscape, making it particularly well-suited to the multi-dimensional nature of SME cloud adoption barriers in developing economies (Ilahi et al., 2024; Abu Bakar et al., 2024).</w:t>
        </w:r>
      </w:ins>
    </w:p>
    <w:p w14:paraId="3B07D369" w14:textId="77777777" w:rsidR="00A3195D" w:rsidRDefault="00A3195D" w:rsidP="00A3195D">
      <w:pPr>
        <w:spacing w:after="160" w:line="360" w:lineRule="auto"/>
        <w:jc w:val="both"/>
        <w:rPr>
          <w:ins w:id="90" w:author="Thabiso Patrick Matsaba" w:date="2026-04-20T14:15:00Z" w16du:dateUtc="2026-04-20T12:15:00Z"/>
        </w:rPr>
      </w:pPr>
      <w:ins w:id="91" w:author="Thabiso Patrick Matsaba" w:date="2026-04-20T14:15:00Z" w16du:dateUtc="2026-04-20T12:15:00Z">
        <w:r>
          <w:rPr>
            <w:rFonts w:ascii="Arial" w:eastAsia="Arial" w:hAnsi="Arial" w:cs="Arial"/>
          </w:rPr>
          <w:t>This study therefore seeks to propose a framework that can guide South African SMEs towards informed and sustainable cloud computing adoption, contributing both to academic knowledge and to practical policy and business support interventions.</w:t>
        </w:r>
      </w:ins>
    </w:p>
    <w:p w14:paraId="51ABCD30" w14:textId="13D3A163" w:rsidR="00FF3286" w:rsidRPr="00F33D76" w:rsidDel="0057314D" w:rsidRDefault="00FF3286" w:rsidP="009C7FDC">
      <w:pPr>
        <w:pStyle w:val="Heading2"/>
        <w:spacing w:line="360" w:lineRule="auto"/>
        <w:jc w:val="both"/>
        <w:rPr>
          <w:del w:id="92" w:author="Thabiso Patrick Matsaba" w:date="2026-04-19T18:02:00Z" w16du:dateUtc="2026-04-19T16:02:00Z"/>
          <w:moveFrom w:id="93" w:author="Thabiso Patrick Matsaba" w:date="2026-04-19T17:16:00Z" w16du:dateUtc="2026-04-19T15:16:00Z"/>
          <w:rFonts w:ascii="Arial" w:hAnsi="Arial" w:cs="Arial"/>
          <w:b w:val="0"/>
          <w:bCs w:val="0"/>
          <w:color w:val="auto"/>
        </w:rPr>
      </w:pPr>
      <w:moveFromRangeStart w:id="94" w:author="Thabiso Patrick Matsaba" w:date="2026-04-19T17:16:00Z" w:name="move227511408"/>
      <w:commentRangeStart w:id="95"/>
      <w:commentRangeStart w:id="96"/>
      <w:moveFrom w:id="97" w:author="Thabiso Patrick Matsaba" w:date="2026-04-19T17:16:00Z" w16du:dateUtc="2026-04-19T15:16:00Z">
        <w:del w:id="98" w:author="Thabiso Patrick Matsaba" w:date="2026-04-19T18:02:00Z" w16du:dateUtc="2026-04-19T16:02:00Z">
          <w:r w:rsidRPr="00F33D76" w:rsidDel="0057314D">
            <w:rPr>
              <w:rFonts w:ascii="Arial" w:hAnsi="Arial" w:cs="Arial"/>
              <w:b w:val="0"/>
              <w:bCs w:val="0"/>
              <w:color w:val="auto"/>
            </w:rPr>
            <w:delText xml:space="preserve">Small and Medium Enterprises (SMEs) are formally defined under the </w:delText>
          </w:r>
          <w:commentRangeEnd w:id="83"/>
          <w:r w:rsidR="00A46AEF" w:rsidRPr="00F33D76" w:rsidDel="0057314D">
            <w:rPr>
              <w:rStyle w:val="CommentReference"/>
              <w:rFonts w:ascii="Arial" w:hAnsi="Arial" w:cs="Arial"/>
              <w:b w:val="0"/>
              <w:bCs w:val="0"/>
              <w:color w:val="auto"/>
              <w:sz w:val="24"/>
              <w:szCs w:val="24"/>
            </w:rPr>
            <w:commentReference w:id="83"/>
          </w:r>
          <w:r w:rsidRPr="00F33D76" w:rsidDel="0057314D">
            <w:rPr>
              <w:rFonts w:ascii="Arial" w:hAnsi="Arial" w:cs="Arial"/>
              <w:b w:val="0"/>
              <w:bCs w:val="0"/>
              <w:color w:val="auto"/>
            </w:rPr>
            <w:delText>South African National Small Business Act (Act 102 of 1996, as amended) as separately owned and managed businesses that are not subsidiaries of a larger corporation and that fall within specific thresholds based on employee count and annual turnover. In most sectors, a micro-enterprise employs fewer than five people, a small enterprise between six and fifty employees, and a medium enterprise between fifty-one and two hundred employees (Department of Small Business Development, 2023).</w:delText>
          </w:r>
          <w:commentRangeEnd w:id="95"/>
          <w:r w:rsidR="00A46AEF" w:rsidRPr="00F33D76" w:rsidDel="0057314D">
            <w:rPr>
              <w:rStyle w:val="CommentReference"/>
              <w:rFonts w:ascii="Arial" w:hAnsi="Arial" w:cs="Arial"/>
              <w:b w:val="0"/>
              <w:bCs w:val="0"/>
              <w:color w:val="auto"/>
              <w:sz w:val="24"/>
              <w:szCs w:val="24"/>
            </w:rPr>
            <w:commentReference w:id="95"/>
          </w:r>
          <w:commentRangeEnd w:id="96"/>
          <w:r w:rsidR="00A46AEF" w:rsidRPr="00F33D76" w:rsidDel="0057314D">
            <w:rPr>
              <w:rStyle w:val="CommentReference"/>
              <w:rFonts w:ascii="Arial" w:hAnsi="Arial" w:cs="Arial"/>
              <w:b w:val="0"/>
              <w:bCs w:val="0"/>
              <w:color w:val="auto"/>
              <w:sz w:val="24"/>
              <w:szCs w:val="24"/>
            </w:rPr>
            <w:commentReference w:id="96"/>
          </w:r>
        </w:del>
      </w:moveFrom>
    </w:p>
    <w:moveFromRangeEnd w:id="94"/>
    <w:p w14:paraId="46EB8972" w14:textId="45E68BCA" w:rsidR="00FF3286" w:rsidRPr="00F33D76" w:rsidDel="00A3195D" w:rsidRDefault="00FF3286" w:rsidP="009C7FDC">
      <w:pPr>
        <w:pStyle w:val="Heading2"/>
        <w:spacing w:line="360" w:lineRule="auto"/>
        <w:jc w:val="both"/>
        <w:rPr>
          <w:del w:id="99" w:author="Thabiso Patrick Matsaba" w:date="2026-04-20T14:15:00Z" w16du:dateUtc="2026-04-20T12:15:00Z"/>
          <w:rFonts w:ascii="Arial" w:hAnsi="Arial" w:cs="Arial"/>
          <w:b w:val="0"/>
          <w:bCs w:val="0"/>
          <w:color w:val="auto"/>
        </w:rPr>
      </w:pPr>
      <w:del w:id="100" w:author="Thabiso Patrick Matsaba" w:date="2026-04-20T14:15:00Z" w16du:dateUtc="2026-04-20T12:15:00Z">
        <w:r w:rsidRPr="00F33D76" w:rsidDel="00A3195D">
          <w:rPr>
            <w:rFonts w:ascii="Arial" w:hAnsi="Arial" w:cs="Arial"/>
            <w:b w:val="0"/>
            <w:bCs w:val="0"/>
            <w:color w:val="auto"/>
          </w:rPr>
          <w:delText>Despite the well-documented potential of cloud computing to reduce costs and improve operational efficiency, South African SMEs continue to adopt cloud-based services at a pace that is far below their potential (Mkhize et al., 2025). Research conducted across the African continent consistently reveals that SMEs face a complex combination of technological, organisational, and environmental barriers that hinder adoption (Jayeola et al., 2022; IJSRA, 2024). These barriers are not uniform: an SME in Johannesburg may struggle with high mobile data costs and POPIA compliance concerns, while a business in a rural province may additionally contend with persistent load shedding and a complete absence of digital skills support (Mokwena and Sithole, 2024).</w:delText>
        </w:r>
      </w:del>
    </w:p>
    <w:p w14:paraId="5504C08A" w14:textId="491F08A5" w:rsidR="00FF3286" w:rsidRPr="00F33D76" w:rsidDel="00A3195D" w:rsidRDefault="00FF3286" w:rsidP="009C7FDC">
      <w:pPr>
        <w:pStyle w:val="Heading2"/>
        <w:spacing w:line="360" w:lineRule="auto"/>
        <w:jc w:val="both"/>
        <w:rPr>
          <w:del w:id="101" w:author="Thabiso Patrick Matsaba" w:date="2026-04-20T14:15:00Z" w16du:dateUtc="2026-04-20T12:15:00Z"/>
          <w:rFonts w:ascii="Arial" w:hAnsi="Arial" w:cs="Arial"/>
          <w:b w:val="0"/>
          <w:bCs w:val="0"/>
          <w:color w:val="auto"/>
        </w:rPr>
      </w:pPr>
      <w:del w:id="102" w:author="Thabiso Patrick Matsaba" w:date="2026-04-20T14:15:00Z" w16du:dateUtc="2026-04-20T12:15:00Z">
        <w:r w:rsidRPr="00F33D76" w:rsidDel="00A3195D">
          <w:rPr>
            <w:rFonts w:ascii="Arial" w:hAnsi="Arial" w:cs="Arial"/>
            <w:b w:val="0"/>
            <w:bCs w:val="0"/>
            <w:color w:val="auto"/>
          </w:rPr>
          <w:lastRenderedPageBreak/>
          <w:delText>Understanding why adoption remains low requires a structured theoretical lens. This study applies the Technology-Organisation-Environment (TOE) framework, originally developed by Tornatzky and Fleischer (1990) and widely used in information systems research, to identify and categorise the factors that influence cloud computing adoption decisions among South African SMEs (Adane, 2021; Santos et al., 2023). The TOE framework organises adoption influences into three interconnected contexts</w:delText>
        </w:r>
        <w:r w:rsidR="00456758" w:rsidRPr="00F33D76" w:rsidDel="00A3195D">
          <w:rPr>
            <w:rFonts w:ascii="Arial" w:hAnsi="Arial" w:cs="Arial"/>
            <w:b w:val="0"/>
            <w:bCs w:val="0"/>
            <w:color w:val="auto"/>
          </w:rPr>
          <w:delText>:</w:delText>
        </w:r>
        <w:r w:rsidRPr="00F33D76" w:rsidDel="00A3195D">
          <w:rPr>
            <w:rFonts w:ascii="Arial" w:hAnsi="Arial" w:cs="Arial"/>
            <w:b w:val="0"/>
            <w:bCs w:val="0"/>
            <w:color w:val="auto"/>
          </w:rPr>
          <w:delText xml:space="preserve"> technological readiness, organisational characteristics, and the broader environmental landscape</w:delText>
        </w:r>
        <w:r w:rsidR="00B85F7B" w:rsidRPr="00F33D76" w:rsidDel="00A3195D">
          <w:rPr>
            <w:rFonts w:ascii="Arial" w:hAnsi="Arial" w:cs="Arial"/>
            <w:b w:val="0"/>
            <w:bCs w:val="0"/>
            <w:color w:val="auto"/>
          </w:rPr>
          <w:delText>,</w:delText>
        </w:r>
        <w:r w:rsidRPr="00F33D76" w:rsidDel="00A3195D">
          <w:rPr>
            <w:rFonts w:ascii="Arial" w:hAnsi="Arial" w:cs="Arial"/>
            <w:b w:val="0"/>
            <w:bCs w:val="0"/>
            <w:color w:val="auto"/>
          </w:rPr>
          <w:delText xml:space="preserve"> making it particularly well-suited to the multi-dimensional nature of SME cloud adoption barriers in developing economies (Ilahi et al., 2024; Abu Bakar et al., 2024).</w:delText>
        </w:r>
      </w:del>
      <w:ins w:id="103" w:author="Kenneth Ohei" w:date="2026-04-17T18:28:00Z" w16du:dateUtc="2026-04-17T16:28:00Z">
        <w:del w:id="104" w:author="Thabiso Patrick Matsaba" w:date="2026-04-20T14:15:00Z" w16du:dateUtc="2026-04-20T12:15:00Z">
          <w:r w:rsidR="00532791" w:rsidDel="00A3195D">
            <w:rPr>
              <w:rFonts w:ascii="Arial" w:hAnsi="Arial" w:cs="Arial"/>
              <w:b w:val="0"/>
              <w:bCs w:val="0"/>
              <w:color w:val="auto"/>
            </w:rPr>
            <w:delText xml:space="preserve"> </w:delText>
          </w:r>
        </w:del>
      </w:ins>
    </w:p>
    <w:p w14:paraId="668DEA1F" w14:textId="5413EE68" w:rsidR="00FF3286" w:rsidRPr="00F33D76" w:rsidDel="00661CEB" w:rsidRDefault="00FF3286" w:rsidP="009C7FDC">
      <w:pPr>
        <w:pStyle w:val="Heading2"/>
        <w:spacing w:line="360" w:lineRule="auto"/>
        <w:jc w:val="both"/>
        <w:rPr>
          <w:del w:id="105" w:author="Thabiso Patrick Matsaba" w:date="2026-04-20T13:34:00Z" w16du:dateUtc="2026-04-20T11:34:00Z"/>
          <w:rFonts w:ascii="Arial" w:hAnsi="Arial" w:cs="Arial"/>
          <w:b w:val="0"/>
          <w:bCs w:val="0"/>
          <w:color w:val="auto"/>
        </w:rPr>
      </w:pPr>
      <w:del w:id="106" w:author="Thabiso Patrick Matsaba" w:date="2026-04-20T14:15:00Z" w16du:dateUtc="2026-04-20T12:15:00Z">
        <w:r w:rsidRPr="00F33D76" w:rsidDel="00A3195D">
          <w:rPr>
            <w:rFonts w:ascii="Arial" w:hAnsi="Arial" w:cs="Arial"/>
            <w:b w:val="0"/>
            <w:bCs w:val="0"/>
            <w:color w:val="auto"/>
          </w:rPr>
          <w:delText xml:space="preserve">This study therefore seeks to propose a </w:delText>
        </w:r>
      </w:del>
      <w:del w:id="107" w:author="Thabiso Patrick Matsaba" w:date="2026-04-19T17:17:00Z" w16du:dateUtc="2026-04-19T15:17:00Z">
        <w:r w:rsidRPr="00F33D76" w:rsidDel="00FD2652">
          <w:rPr>
            <w:rFonts w:ascii="Arial" w:hAnsi="Arial" w:cs="Arial"/>
            <w:b w:val="0"/>
            <w:bCs w:val="0"/>
            <w:color w:val="auto"/>
          </w:rPr>
          <w:delText xml:space="preserve">TOE-based </w:delText>
        </w:r>
      </w:del>
      <w:del w:id="108" w:author="Thabiso Patrick Matsaba" w:date="2026-04-20T14:15:00Z" w16du:dateUtc="2026-04-20T12:15:00Z">
        <w:r w:rsidRPr="00F33D76" w:rsidDel="00A3195D">
          <w:rPr>
            <w:rFonts w:ascii="Arial" w:hAnsi="Arial" w:cs="Arial"/>
            <w:b w:val="0"/>
            <w:bCs w:val="0"/>
            <w:color w:val="auto"/>
          </w:rPr>
          <w:delText>framework that can guide South African SMEs towards informed and sustainable cloud computing adoption, contributing both to academic knowledge and to practical policy and business support interventions.</w:delText>
        </w:r>
      </w:del>
    </w:p>
    <w:p w14:paraId="79172B3D" w14:textId="2BBE57BB" w:rsidR="00661CEB" w:rsidRDefault="00AF5878">
      <w:pPr>
        <w:pStyle w:val="Heading2"/>
        <w:spacing w:line="360" w:lineRule="auto"/>
        <w:jc w:val="both"/>
        <w:rPr>
          <w:ins w:id="109" w:author="Thabiso Patrick Matsaba" w:date="2026-04-20T13:34:00Z" w16du:dateUtc="2026-04-20T11:34:00Z"/>
          <w:rFonts w:ascii="Arial" w:hAnsi="Arial" w:cs="Arial"/>
        </w:rPr>
        <w:pPrChange w:id="110" w:author="Thabiso Patrick Matsaba" w:date="2026-04-20T13:34:00Z" w16du:dateUtc="2026-04-20T11:34:00Z">
          <w:pPr>
            <w:pStyle w:val="Heading2"/>
            <w:jc w:val="both"/>
          </w:pPr>
        </w:pPrChange>
      </w:pPr>
      <w:del w:id="111" w:author="Thabiso Patrick Matsaba" w:date="2026-04-20T13:34:00Z" w16du:dateUtc="2026-04-20T11:34:00Z">
        <w:r w:rsidRPr="00F33D76" w:rsidDel="00661CEB">
          <w:rPr>
            <w:rFonts w:ascii="Arial" w:hAnsi="Arial" w:cs="Arial"/>
          </w:rPr>
          <w:delText xml:space="preserve">2.   </w:delText>
        </w:r>
      </w:del>
    </w:p>
    <w:p w14:paraId="0857B8F6" w14:textId="6749DD07" w:rsidR="00250D1A" w:rsidRPr="00F33D76" w:rsidRDefault="00AF5878" w:rsidP="00FF3286">
      <w:pPr>
        <w:pStyle w:val="Heading2"/>
        <w:jc w:val="both"/>
        <w:rPr>
          <w:rFonts w:ascii="Arial" w:hAnsi="Arial" w:cs="Arial"/>
        </w:rPr>
      </w:pPr>
      <w:r w:rsidRPr="00F33D76">
        <w:rPr>
          <w:rFonts w:ascii="Arial" w:hAnsi="Arial" w:cs="Arial"/>
        </w:rPr>
        <w:t>Background</w:t>
      </w:r>
      <w:r w:rsidR="00ED6121" w:rsidRPr="00F33D76">
        <w:rPr>
          <w:rFonts w:ascii="Arial" w:hAnsi="Arial" w:cs="Arial"/>
        </w:rPr>
        <w:t xml:space="preserve"> </w:t>
      </w:r>
    </w:p>
    <w:p w14:paraId="63EF1041" w14:textId="77777777" w:rsidR="0042668F" w:rsidRPr="0042668F" w:rsidRDefault="0042668F" w:rsidP="0042668F">
      <w:pPr>
        <w:pStyle w:val="Heading2"/>
        <w:spacing w:line="360" w:lineRule="auto"/>
        <w:jc w:val="both"/>
        <w:rPr>
          <w:ins w:id="112" w:author="Thabiso Patrick Matsaba" w:date="2026-04-20T14:22:00Z" w16du:dateUtc="2026-04-20T12:22:00Z"/>
          <w:rFonts w:ascii="Arial" w:hAnsi="Arial" w:cs="Arial"/>
          <w:b w:val="0"/>
          <w:bCs w:val="0"/>
          <w:color w:val="auto"/>
        </w:rPr>
      </w:pPr>
      <w:ins w:id="113" w:author="Thabiso Patrick Matsaba" w:date="2026-04-20T14:22:00Z" w16du:dateUtc="2026-04-20T12:22:00Z">
        <w:r w:rsidRPr="0042668F">
          <w:rPr>
            <w:rFonts w:ascii="Arial" w:hAnsi="Arial" w:cs="Arial"/>
            <w:b w:val="0"/>
            <w:bCs w:val="0"/>
            <w:color w:val="auto"/>
          </w:rPr>
          <w:t>South Africa has one of the most advanced ICT infrastructures on the African continent, yet a significant gap exists between how large corporations leverage technology and how small businesses operate. While major enterprises have the resources to adopt cloud computing in full, most SMEs still function with basic digital tools, limited connectivity, and little knowledge of what cloud services can offer them (IJSRA, 2024). This digital divide reflects deep structural inequalities in access to capital, skills, and infrastructure that have persisted across the post-apartheid period (FinMark Trust, 2024).</w:t>
        </w:r>
      </w:ins>
    </w:p>
    <w:p w14:paraId="654F73BD" w14:textId="77777777" w:rsidR="0042668F" w:rsidRPr="0042668F" w:rsidRDefault="0042668F" w:rsidP="0042668F">
      <w:pPr>
        <w:pStyle w:val="Heading2"/>
        <w:spacing w:line="360" w:lineRule="auto"/>
        <w:jc w:val="both"/>
        <w:rPr>
          <w:ins w:id="114" w:author="Thabiso Patrick Matsaba" w:date="2026-04-20T14:22:00Z" w16du:dateUtc="2026-04-20T12:22:00Z"/>
          <w:rFonts w:ascii="Arial" w:hAnsi="Arial" w:cs="Arial"/>
          <w:b w:val="0"/>
          <w:bCs w:val="0"/>
          <w:color w:val="auto"/>
        </w:rPr>
      </w:pPr>
      <w:ins w:id="115" w:author="Thabiso Patrick Matsaba" w:date="2026-04-20T14:22:00Z" w16du:dateUtc="2026-04-20T12:22:00Z">
        <w:r w:rsidRPr="0042668F">
          <w:rPr>
            <w:rFonts w:ascii="Arial" w:hAnsi="Arial" w:cs="Arial"/>
            <w:b w:val="0"/>
            <w:bCs w:val="0"/>
            <w:color w:val="auto"/>
          </w:rPr>
          <w:t xml:space="preserve">SMEs are formally defined under the South African National Small Business Act (Act 102 of 1996, as amended) as separately owned and managed businesses that fall within specific thresholds based on employee count and annual turnover (DSBD, 2023). In most sectors, a micro-enterprise employs fewer than five people, a small enterprise between six and fifty, and a medium enterprise between fifty-one and two hundred employees. It is within this diverse and economically vital sector that cloud </w:t>
        </w:r>
        <w:r w:rsidRPr="0042668F">
          <w:rPr>
            <w:rFonts w:ascii="Arial" w:hAnsi="Arial" w:cs="Arial"/>
            <w:b w:val="0"/>
            <w:bCs w:val="0"/>
            <w:color w:val="auto"/>
          </w:rPr>
          <w:lastRenderedPageBreak/>
          <w:t>adoption remains critically underdeveloped, creating a significant opportunity for research and intervention.</w:t>
        </w:r>
      </w:ins>
    </w:p>
    <w:p w14:paraId="3418099B" w14:textId="77777777" w:rsidR="0042668F" w:rsidRPr="0042668F" w:rsidRDefault="0042668F" w:rsidP="0042668F">
      <w:pPr>
        <w:pStyle w:val="Heading2"/>
        <w:spacing w:line="360" w:lineRule="auto"/>
        <w:jc w:val="both"/>
        <w:rPr>
          <w:ins w:id="116" w:author="Thabiso Patrick Matsaba" w:date="2026-04-20T14:22:00Z" w16du:dateUtc="2026-04-20T12:22:00Z"/>
          <w:rFonts w:ascii="Arial" w:hAnsi="Arial" w:cs="Arial"/>
          <w:b w:val="0"/>
          <w:bCs w:val="0"/>
          <w:color w:val="auto"/>
        </w:rPr>
      </w:pPr>
      <w:ins w:id="117" w:author="Thabiso Patrick Matsaba" w:date="2026-04-20T14:22:00Z" w16du:dateUtc="2026-04-20T12:22:00Z">
        <w:r w:rsidRPr="0042668F">
          <w:rPr>
            <w:rFonts w:ascii="Arial" w:hAnsi="Arial" w:cs="Arial"/>
            <w:b w:val="0"/>
            <w:bCs w:val="0"/>
            <w:color w:val="auto"/>
          </w:rPr>
          <w:t>The deployment models available to SMEs carry real consequences for cost, security, and control. Public cloud services shared across many organisations are the most affordable but offer the least control, while private clouds provide greater security at significantly higher cost. Hybrid models combining both are considered the most practical compromise for most South African SMEs, yet awareness of these options remains low (Ahmad et al., 2025; McKinsey, 2024). Compounding these technical considerations is the Protection of Personal Information Act (POPIA), which came into full effect in July 2021 and requires that adequate safeguards be in place when personal data is transferred outside South Africa’s borders — raising legitimate compliance concerns for SME owners without legal or technical expertise (Mokwena and Sithole, 2024).</w:t>
        </w:r>
      </w:ins>
    </w:p>
    <w:p w14:paraId="0632C29A" w14:textId="6F58B5C8" w:rsidR="00FD2652" w:rsidRPr="00F33D76" w:rsidDel="00FD2652" w:rsidRDefault="0042668F" w:rsidP="0042668F">
      <w:pPr>
        <w:pStyle w:val="Heading2"/>
        <w:spacing w:line="360" w:lineRule="auto"/>
        <w:jc w:val="both"/>
        <w:rPr>
          <w:del w:id="118" w:author="Thabiso Patrick Matsaba" w:date="2026-04-19T17:16:00Z" w16du:dateUtc="2026-04-19T15:16:00Z"/>
          <w:moveTo w:id="119" w:author="Thabiso Patrick Matsaba" w:date="2026-04-19T17:16:00Z" w16du:dateUtc="2026-04-19T15:16:00Z"/>
          <w:rFonts w:ascii="Arial" w:hAnsi="Arial" w:cs="Arial"/>
          <w:b w:val="0"/>
          <w:bCs w:val="0"/>
          <w:color w:val="auto"/>
        </w:rPr>
      </w:pPr>
      <w:ins w:id="120" w:author="Thabiso Patrick Matsaba" w:date="2026-04-20T14:22:00Z" w16du:dateUtc="2026-04-20T12:22:00Z">
        <w:r w:rsidRPr="0042668F">
          <w:rPr>
            <w:rFonts w:ascii="Arial" w:hAnsi="Arial" w:cs="Arial"/>
            <w:b w:val="0"/>
            <w:bCs w:val="0"/>
            <w:color w:val="auto"/>
          </w:rPr>
          <w:t>The TOE framework, first proposed by Tornatzky and Fleischer (1990), provides the most appropriate theoretical lens for this study. Its three interconnected contexts  technological, organisational, and environmental  map directly onto the categories of barriers identified in the literature and have been validated in similar SME cloud adoption studies globally (Santos et al., 2023; Jayeola et al., 2022).</w:t>
        </w:r>
      </w:ins>
      <w:del w:id="121" w:author="Thabiso Patrick Matsaba" w:date="2026-04-20T14:22:00Z" w16du:dateUtc="2026-04-20T12:22:00Z">
        <w:r w:rsidR="00FF3286" w:rsidRPr="00F33D76" w:rsidDel="0042668F">
          <w:rPr>
            <w:rFonts w:ascii="Arial" w:hAnsi="Arial" w:cs="Arial"/>
            <w:b w:val="0"/>
            <w:bCs w:val="0"/>
            <w:color w:val="auto"/>
          </w:rPr>
          <w:delText>South Africa has one of the most advanced ICT infrastructures on the African continent, yet a significant gap exists between how large corporations leverage technology and how small businesses operate. While major enterprises have the resources to adopt cloud computing in full, most SMEs still function with basic digital tools, limited connectivity, and little knowledge of what cloud services can offer them (IJSRA, 2024). This digital divide is not simply a matter of awareness: it reflects deep structural inequalities in access to capital, skills, and infrastructure that have persisted across the post-apartheid period (FinMark Trust, 2024).</w:delText>
        </w:r>
      </w:del>
      <w:moveToRangeStart w:id="122" w:author="Thabiso Patrick Matsaba" w:date="2026-04-19T17:16:00Z" w:name="move227511408"/>
      <w:commentRangeStart w:id="123"/>
      <w:commentRangeStart w:id="124"/>
      <w:moveTo w:id="125" w:author="Thabiso Patrick Matsaba" w:date="2026-04-19T17:16:00Z" w16du:dateUtc="2026-04-19T15:16:00Z">
        <w:del w:id="126" w:author="Thabiso Patrick Matsaba" w:date="2026-04-20T14:22:00Z" w16du:dateUtc="2026-04-20T12:22:00Z">
          <w:r w:rsidR="00FD2652" w:rsidRPr="00F33D76" w:rsidDel="0042668F">
            <w:rPr>
              <w:rFonts w:ascii="Arial" w:hAnsi="Arial" w:cs="Arial"/>
              <w:b w:val="0"/>
              <w:bCs w:val="0"/>
              <w:color w:val="auto"/>
            </w:rPr>
            <w:delText xml:space="preserve">Small and Medium Enterprises (SMEs) are formally defined under the South African National Small Business Act (Act 102 of 1996, as amended) as separately owned and managed businesses that are not subsidiaries of a larger corporation and that fall within specific thresholds based on employee count and annual turnover. In most sectors, a micro-enterprise employs fewer than five people, a small enterprise between six and fifty employees, and a </w:delText>
          </w:r>
          <w:r w:rsidR="00FD2652" w:rsidRPr="00F33D76" w:rsidDel="0042668F">
            <w:rPr>
              <w:rFonts w:ascii="Arial" w:hAnsi="Arial" w:cs="Arial"/>
              <w:b w:val="0"/>
              <w:bCs w:val="0"/>
              <w:color w:val="auto"/>
            </w:rPr>
            <w:lastRenderedPageBreak/>
            <w:delText>medium enterprise between fifty-one and two hundred employees (Department of Small Business Development, 2023)</w:delText>
          </w:r>
        </w:del>
        <w:del w:id="127" w:author="Thabiso Patrick Matsaba" w:date="2026-04-19T17:16:00Z" w16du:dateUtc="2026-04-19T15:16:00Z">
          <w:r w:rsidR="00FD2652" w:rsidRPr="00F33D76" w:rsidDel="00FD2652">
            <w:rPr>
              <w:rFonts w:ascii="Arial" w:hAnsi="Arial" w:cs="Arial"/>
              <w:b w:val="0"/>
              <w:bCs w:val="0"/>
              <w:color w:val="auto"/>
            </w:rPr>
            <w:delText>.</w:delText>
          </w:r>
        </w:del>
        <w:commentRangeEnd w:id="123"/>
        <w:del w:id="128" w:author="Thabiso Patrick Matsaba" w:date="2026-04-20T14:22:00Z" w16du:dateUtc="2026-04-20T12:22:00Z">
          <w:r w:rsidR="00FD2652" w:rsidRPr="00F33D76" w:rsidDel="0042668F">
            <w:rPr>
              <w:rStyle w:val="CommentReference"/>
              <w:rFonts w:ascii="Arial" w:hAnsi="Arial" w:cs="Arial"/>
              <w:b w:val="0"/>
              <w:bCs w:val="0"/>
              <w:color w:val="auto"/>
              <w:sz w:val="24"/>
              <w:szCs w:val="24"/>
            </w:rPr>
            <w:commentReference w:id="123"/>
          </w:r>
          <w:commentRangeEnd w:id="124"/>
          <w:r w:rsidR="00A46AEF" w:rsidRPr="00F33D76" w:rsidDel="0042668F">
            <w:rPr>
              <w:rStyle w:val="CommentReference"/>
              <w:rFonts w:ascii="Arial" w:hAnsi="Arial" w:cs="Arial"/>
              <w:b w:val="0"/>
              <w:bCs w:val="0"/>
              <w:color w:val="auto"/>
              <w:sz w:val="24"/>
              <w:szCs w:val="24"/>
            </w:rPr>
            <w:commentReference w:id="124"/>
          </w:r>
        </w:del>
      </w:moveTo>
    </w:p>
    <w:moveToRangeEnd w:id="122"/>
    <w:p w14:paraId="4F33AC08" w14:textId="54737E37" w:rsidR="00FD2652" w:rsidRPr="00F33D76" w:rsidDel="0042668F" w:rsidRDefault="00FD2652">
      <w:pPr>
        <w:pStyle w:val="Heading2"/>
        <w:spacing w:line="360" w:lineRule="auto"/>
        <w:jc w:val="both"/>
        <w:rPr>
          <w:del w:id="129" w:author="Thabiso Patrick Matsaba" w:date="2026-04-20T14:22:00Z" w16du:dateUtc="2026-04-20T12:22:00Z"/>
        </w:rPr>
        <w:pPrChange w:id="130" w:author="Thabiso Patrick Matsaba" w:date="2026-04-19T17:16:00Z" w16du:dateUtc="2026-04-19T15:16:00Z">
          <w:pPr>
            <w:pStyle w:val="Heading1"/>
            <w:spacing w:line="360" w:lineRule="auto"/>
            <w:jc w:val="both"/>
          </w:pPr>
        </w:pPrChange>
      </w:pPr>
    </w:p>
    <w:p w14:paraId="33FE3A4D" w14:textId="2EACC108" w:rsidR="00FF3286" w:rsidRPr="00F33D76" w:rsidDel="0042668F" w:rsidRDefault="00FF3286" w:rsidP="009C7FDC">
      <w:pPr>
        <w:pStyle w:val="Heading1"/>
        <w:spacing w:line="360" w:lineRule="auto"/>
        <w:jc w:val="both"/>
        <w:rPr>
          <w:del w:id="131" w:author="Thabiso Patrick Matsaba" w:date="2026-04-20T14:22:00Z" w16du:dateUtc="2026-04-20T12:22:00Z"/>
          <w:rFonts w:ascii="Arial" w:hAnsi="Arial" w:cs="Arial"/>
          <w:b w:val="0"/>
          <w:bCs w:val="0"/>
          <w:color w:val="auto"/>
          <w:sz w:val="24"/>
          <w:szCs w:val="24"/>
        </w:rPr>
      </w:pPr>
      <w:del w:id="132" w:author="Thabiso Patrick Matsaba" w:date="2026-04-20T14:22:00Z" w16du:dateUtc="2026-04-20T12:22:00Z">
        <w:r w:rsidRPr="00F33D76" w:rsidDel="0042668F">
          <w:rPr>
            <w:rFonts w:ascii="Arial" w:hAnsi="Arial" w:cs="Arial"/>
            <w:b w:val="0"/>
            <w:bCs w:val="0"/>
            <w:color w:val="auto"/>
            <w:sz w:val="24"/>
            <w:szCs w:val="24"/>
          </w:rPr>
          <w:delText xml:space="preserve">The deployment models available to SMEs </w:delText>
        </w:r>
      </w:del>
      <w:del w:id="133" w:author="Thabiso Patrick Matsaba" w:date="2026-04-19T17:16:00Z" w16du:dateUtc="2026-04-19T15:16:00Z">
        <w:r w:rsidRPr="00F33D76" w:rsidDel="00FD2652">
          <w:rPr>
            <w:rFonts w:ascii="Arial" w:hAnsi="Arial" w:cs="Arial"/>
            <w:b w:val="0"/>
            <w:bCs w:val="0"/>
            <w:color w:val="auto"/>
            <w:sz w:val="24"/>
            <w:szCs w:val="24"/>
          </w:rPr>
          <w:delText>c</w:delText>
        </w:r>
      </w:del>
      <w:del w:id="134" w:author="Thabiso Patrick Matsaba" w:date="2026-04-20T14:22:00Z" w16du:dateUtc="2026-04-20T12:22:00Z">
        <w:r w:rsidRPr="00F33D76" w:rsidDel="0042668F">
          <w:rPr>
            <w:rFonts w:ascii="Arial" w:hAnsi="Arial" w:cs="Arial"/>
            <w:b w:val="0"/>
            <w:bCs w:val="0"/>
            <w:color w:val="auto"/>
            <w:sz w:val="24"/>
            <w:szCs w:val="24"/>
          </w:rPr>
          <w:delText>arry real consequences for cost, security, and control. A public cloud hosted by a third-party provider such as Microsoft Azure or Amazon Web Services is shared across many organisations, making it the most affordable option</w:delText>
        </w:r>
        <w:r w:rsidR="00456758" w:rsidRPr="00F33D76" w:rsidDel="0042668F">
          <w:rPr>
            <w:rFonts w:ascii="Arial" w:hAnsi="Arial" w:cs="Arial"/>
            <w:b w:val="0"/>
            <w:bCs w:val="0"/>
            <w:color w:val="auto"/>
            <w:sz w:val="24"/>
            <w:szCs w:val="24"/>
          </w:rPr>
          <w:delText>,</w:delText>
        </w:r>
        <w:r w:rsidRPr="00F33D76" w:rsidDel="0042668F">
          <w:rPr>
            <w:rFonts w:ascii="Arial" w:hAnsi="Arial" w:cs="Arial"/>
            <w:b w:val="0"/>
            <w:bCs w:val="0"/>
            <w:color w:val="auto"/>
            <w:sz w:val="24"/>
            <w:szCs w:val="24"/>
          </w:rPr>
          <w:delText xml:space="preserve"> but the one over which a business has the least control. A private cloud is dedicated to a single organisation and offers greater security and customisation, but at significantly higher cost. A hybrid cloud combines elements of both, allowing businesses to keep sensitive data on a private system while using public cloud services for everyday operations (Mell and Grance, 2011). For most South African SMEs, the hybrid model is considered the most practical compromise, yet awareness of these options remains low (McKinsey, 2024).</w:delText>
        </w:r>
      </w:del>
    </w:p>
    <w:p w14:paraId="3B0F5A2A" w14:textId="26AF06A7" w:rsidR="00FF3286" w:rsidRPr="00F33D76" w:rsidDel="0042668F" w:rsidRDefault="00FF3286" w:rsidP="009C7FDC">
      <w:pPr>
        <w:pStyle w:val="Heading1"/>
        <w:spacing w:line="360" w:lineRule="auto"/>
        <w:jc w:val="both"/>
        <w:rPr>
          <w:del w:id="135" w:author="Thabiso Patrick Matsaba" w:date="2026-04-20T14:22:00Z" w16du:dateUtc="2026-04-20T12:22:00Z"/>
          <w:rFonts w:ascii="Arial" w:hAnsi="Arial" w:cs="Arial"/>
          <w:b w:val="0"/>
          <w:bCs w:val="0"/>
          <w:color w:val="auto"/>
          <w:sz w:val="24"/>
          <w:szCs w:val="24"/>
        </w:rPr>
      </w:pPr>
      <w:del w:id="136" w:author="Thabiso Patrick Matsaba" w:date="2026-04-20T14:22:00Z" w16du:dateUtc="2026-04-20T12:22:00Z">
        <w:r w:rsidRPr="00F33D76" w:rsidDel="0042668F">
          <w:rPr>
            <w:rFonts w:ascii="Arial" w:hAnsi="Arial" w:cs="Arial"/>
            <w:b w:val="0"/>
            <w:bCs w:val="0"/>
            <w:color w:val="auto"/>
            <w:sz w:val="24"/>
            <w:szCs w:val="24"/>
          </w:rPr>
          <w:delText>The Technology-Organisation-Environment (TOE) framework, first proposed by Tornatzky and Fleischer (1990), has since become one of the most widely adopted theoretical lenses for studying technology adoption in organisations, particularly among SMEs in developing countries. The framework proposes that three distinct contexts shape an organisation’s decision to adopt a new technology. The technological context refers to the internal and external technologies relevant to the firm, including existing infrastructure, perceived usefulness, and technical readiness. The organisational context includes the characteristics of the firm itself, such as its size, resources, top management support, and existing IT capabilities. The environmental context captures the external conditions in which the firm operates, including regulatory requirements, competitive pressure, and the availability of government support (Jayeola et al., 2022; Santos et al., 2023).</w:delText>
        </w:r>
      </w:del>
    </w:p>
    <w:p w14:paraId="5702CDF4" w14:textId="14DB5D08" w:rsidR="00FF3286" w:rsidRPr="00F33D76" w:rsidDel="0042668F" w:rsidRDefault="00FF3286" w:rsidP="009C7FDC">
      <w:pPr>
        <w:pStyle w:val="Heading1"/>
        <w:spacing w:line="360" w:lineRule="auto"/>
        <w:jc w:val="both"/>
        <w:rPr>
          <w:del w:id="137" w:author="Thabiso Patrick Matsaba" w:date="2026-04-20T14:22:00Z" w16du:dateUtc="2026-04-20T12:22:00Z"/>
          <w:rFonts w:ascii="Arial" w:hAnsi="Arial" w:cs="Arial"/>
          <w:b w:val="0"/>
          <w:bCs w:val="0"/>
          <w:color w:val="auto"/>
          <w:sz w:val="24"/>
          <w:szCs w:val="24"/>
        </w:rPr>
      </w:pPr>
      <w:del w:id="138" w:author="Thabiso Patrick Matsaba" w:date="2026-04-20T14:22:00Z" w16du:dateUtc="2026-04-20T12:22:00Z">
        <w:r w:rsidRPr="00F33D76" w:rsidDel="0042668F">
          <w:rPr>
            <w:rFonts w:ascii="Arial" w:hAnsi="Arial" w:cs="Arial"/>
            <w:b w:val="0"/>
            <w:bCs w:val="0"/>
            <w:color w:val="auto"/>
            <w:sz w:val="24"/>
            <w:szCs w:val="24"/>
          </w:rPr>
          <w:delText xml:space="preserve">Several studies have validated the TOE framework as an appropriate lens for examining cloud computing adoption by SMEs in diverse settings. Adane (2021) applied the framework in the Sub-Saharan African context and found that relative advantage and top management support were among the most significant determinants of cloud adoption. Ilahi et al. (2024) used the TOE framework in a review of SME cloud adoption determinants globally, finding a strong relationship between all </w:delText>
        </w:r>
        <w:r w:rsidRPr="00F33D76" w:rsidDel="0042668F">
          <w:rPr>
            <w:rFonts w:ascii="Arial" w:hAnsi="Arial" w:cs="Arial"/>
            <w:b w:val="0"/>
            <w:bCs w:val="0"/>
            <w:color w:val="auto"/>
            <w:sz w:val="24"/>
            <w:szCs w:val="24"/>
          </w:rPr>
          <w:lastRenderedPageBreak/>
          <w:delText>three constructs and adoption outcomes. Abu Bakar et al. (2024) further demonstrated the framework’s applicability in emerging economies, specifically in the context of Industry 4.0 adoption mediated by cloud computing. These studies collectively support the suitability of the TOE framework for the South African SME context investigated in this study.</w:delText>
        </w:r>
      </w:del>
    </w:p>
    <w:p w14:paraId="0DF07C62" w14:textId="3A5B844B" w:rsidR="00661CEB" w:rsidRPr="00F33D76" w:rsidDel="00661CEB" w:rsidRDefault="00FF3286" w:rsidP="009C7FDC">
      <w:pPr>
        <w:pStyle w:val="Heading1"/>
        <w:spacing w:line="360" w:lineRule="auto"/>
        <w:jc w:val="both"/>
        <w:rPr>
          <w:del w:id="139" w:author="Thabiso Patrick Matsaba" w:date="2026-04-20T13:35:00Z" w16du:dateUtc="2026-04-20T11:35:00Z"/>
          <w:rFonts w:ascii="Arial" w:hAnsi="Arial" w:cs="Arial"/>
          <w:b w:val="0"/>
          <w:bCs w:val="0"/>
          <w:color w:val="auto"/>
          <w:sz w:val="24"/>
          <w:szCs w:val="24"/>
        </w:rPr>
      </w:pPr>
      <w:del w:id="140" w:author="Thabiso Patrick Matsaba" w:date="2026-04-20T14:22:00Z" w16du:dateUtc="2026-04-20T12:22:00Z">
        <w:r w:rsidRPr="00F33D76" w:rsidDel="0042668F">
          <w:rPr>
            <w:rFonts w:ascii="Arial" w:hAnsi="Arial" w:cs="Arial"/>
            <w:b w:val="0"/>
            <w:bCs w:val="0"/>
            <w:color w:val="auto"/>
            <w:sz w:val="24"/>
            <w:szCs w:val="24"/>
          </w:rPr>
          <w:delText>Within the South African regulatory environment, the Protection of Personal Information Act (POPIA), which came into full effect in July 2021, adds a further layer of complexity to cloud adoption decisions. POPIA requires that personal information be processed lawfully and that adequate safeguards be in place when data is transferred outside South Africa’s borders. Most public cloud providers store data on international servers, which raises legitimate compliance concerns for SME owners without legal or technical expertise (Mokwena and Sithole, 2024). This regulatory factor falls squarely within the environmental context of the TOE framework and represents a unique characteristic of the South African operating environment that distinguishes it from comparable studies conducted elsewhere.</w:delText>
        </w:r>
      </w:del>
    </w:p>
    <w:p w14:paraId="56DE0829" w14:textId="77777777" w:rsidR="00661CEB" w:rsidRDefault="2191BF4F" w:rsidP="00FF3286">
      <w:pPr>
        <w:pStyle w:val="Heading1"/>
        <w:jc w:val="both"/>
        <w:rPr>
          <w:ins w:id="141" w:author="Thabiso Patrick Matsaba" w:date="2026-04-20T13:35:00Z" w16du:dateUtc="2026-04-20T11:35:00Z"/>
          <w:rFonts w:ascii="Arial" w:hAnsi="Arial" w:cs="Arial"/>
          <w:color w:val="000000" w:themeColor="text1"/>
          <w:sz w:val="24"/>
          <w:szCs w:val="24"/>
        </w:rPr>
      </w:pPr>
      <w:del w:id="142" w:author="Thabiso Patrick Matsaba" w:date="2026-04-20T13:35:00Z" w16du:dateUtc="2026-04-20T11:35:00Z">
        <w:r w:rsidRPr="00F33D76" w:rsidDel="00661CEB">
          <w:rPr>
            <w:rFonts w:ascii="Arial" w:hAnsi="Arial" w:cs="Arial"/>
            <w:color w:val="000000" w:themeColor="text1"/>
            <w:sz w:val="24"/>
            <w:szCs w:val="24"/>
          </w:rPr>
          <w:delText xml:space="preserve">3. </w:delText>
        </w:r>
      </w:del>
    </w:p>
    <w:p w14:paraId="5D39D041" w14:textId="55952CA1" w:rsidR="2191BF4F" w:rsidRPr="00F33D76" w:rsidRDefault="2191BF4F" w:rsidP="00FF3286">
      <w:pPr>
        <w:pStyle w:val="Heading1"/>
        <w:jc w:val="both"/>
        <w:rPr>
          <w:rFonts w:ascii="Arial" w:hAnsi="Arial" w:cs="Arial"/>
          <w:sz w:val="24"/>
          <w:szCs w:val="24"/>
        </w:rPr>
      </w:pPr>
      <w:r w:rsidRPr="00F33D76">
        <w:rPr>
          <w:rFonts w:ascii="Arial" w:hAnsi="Arial" w:cs="Arial"/>
          <w:color w:val="000000" w:themeColor="text1"/>
          <w:sz w:val="24"/>
          <w:szCs w:val="24"/>
        </w:rPr>
        <w:t xml:space="preserve"> Problem Statement</w:t>
      </w:r>
    </w:p>
    <w:p w14:paraId="4425436A" w14:textId="77777777" w:rsidR="00E83C35" w:rsidRDefault="00E83C35" w:rsidP="00E83C35">
      <w:pPr>
        <w:spacing w:line="360" w:lineRule="auto"/>
        <w:jc w:val="both"/>
        <w:rPr>
          <w:ins w:id="143" w:author="Thabiso Patrick Matsaba" w:date="2026-04-20T14:35:00Z" w16du:dateUtc="2026-04-20T12:35:00Z"/>
          <w:rFonts w:ascii="Arial" w:hAnsi="Arial" w:cs="Arial"/>
          <w:color w:val="000000" w:themeColor="text1"/>
        </w:rPr>
      </w:pPr>
      <w:ins w:id="144" w:author="Thabiso Patrick Matsaba" w:date="2026-04-20T14:23:00Z" w16du:dateUtc="2026-04-20T12:23:00Z">
        <w:r w:rsidRPr="00E83C35">
          <w:rPr>
            <w:rFonts w:ascii="Arial" w:hAnsi="Arial" w:cs="Arial"/>
            <w:color w:val="000000" w:themeColor="text1"/>
          </w:rPr>
          <w:t>What is the problem? South African SMEs are not adopting cloud computing at a rate commensurate with its potential to transform their operations, despite the widespread availability of affordable cloud services globally. A study conducted in Polokwane Municipality in 2024 surveyed 230 small businesses and found that the two most prominent barriers were cost and a lack of knowledge about cloud computing services (Mokwena and Sithole, 2024).</w:t>
        </w:r>
      </w:ins>
    </w:p>
    <w:p w14:paraId="2A1A4641" w14:textId="77777777" w:rsidR="009D1ACB" w:rsidRPr="00E83C35" w:rsidRDefault="009D1ACB" w:rsidP="00E83C35">
      <w:pPr>
        <w:spacing w:line="360" w:lineRule="auto"/>
        <w:jc w:val="both"/>
        <w:rPr>
          <w:ins w:id="145" w:author="Thabiso Patrick Matsaba" w:date="2026-04-20T14:23:00Z" w16du:dateUtc="2026-04-20T12:23:00Z"/>
          <w:rFonts w:ascii="Arial" w:hAnsi="Arial" w:cs="Arial"/>
          <w:color w:val="000000" w:themeColor="text1"/>
        </w:rPr>
      </w:pPr>
    </w:p>
    <w:p w14:paraId="64980110" w14:textId="77777777" w:rsidR="00E83C35" w:rsidRPr="00E83C35" w:rsidRDefault="00E83C35" w:rsidP="00E83C35">
      <w:pPr>
        <w:spacing w:line="360" w:lineRule="auto"/>
        <w:jc w:val="both"/>
        <w:rPr>
          <w:ins w:id="146" w:author="Thabiso Patrick Matsaba" w:date="2026-04-20T14:23:00Z" w16du:dateUtc="2026-04-20T12:23:00Z"/>
          <w:rFonts w:ascii="Arial" w:hAnsi="Arial" w:cs="Arial"/>
          <w:color w:val="000000" w:themeColor="text1"/>
        </w:rPr>
      </w:pPr>
      <w:ins w:id="147" w:author="Thabiso Patrick Matsaba" w:date="2026-04-20T14:23:00Z" w16du:dateUtc="2026-04-20T12:23:00Z">
        <w:r w:rsidRPr="00E83C35">
          <w:rPr>
            <w:rFonts w:ascii="Arial" w:hAnsi="Arial" w:cs="Arial"/>
            <w:color w:val="000000" w:themeColor="text1"/>
          </w:rPr>
          <w:t>Why is it a problem? When SMEs are unable to adopt modern technology, they cannot compete effectively in an increasingly digital marketplace. An SME relying on manual processes and spreadsheets cannot match the efficiency or customer experience offered by a competitor using cloud-based systems. South Africa’s unemployment rate exceeded 33 percent in 2024 (Stats SA, 2024), and SMEs remain the largest employer in both the formal and informal economy. The NDP 2030 target of SMEs contributing 60 to 80 percent of GDP cannot be achieved if small businesses remain digitally excluded (DSBD, 2023).</w:t>
        </w:r>
      </w:ins>
    </w:p>
    <w:p w14:paraId="366DAE8F" w14:textId="77777777" w:rsidR="00E83C35" w:rsidRDefault="00E83C35" w:rsidP="00E83C35">
      <w:pPr>
        <w:spacing w:line="360" w:lineRule="auto"/>
        <w:jc w:val="both"/>
        <w:rPr>
          <w:ins w:id="148" w:author="Thabiso Patrick Matsaba" w:date="2026-04-20T14:35:00Z" w16du:dateUtc="2026-04-20T12:35:00Z"/>
          <w:rFonts w:ascii="Arial" w:hAnsi="Arial" w:cs="Arial"/>
          <w:color w:val="000000" w:themeColor="text1"/>
        </w:rPr>
      </w:pPr>
      <w:ins w:id="149" w:author="Thabiso Patrick Matsaba" w:date="2026-04-20T14:23:00Z" w16du:dateUtc="2026-04-20T12:23:00Z">
        <w:r w:rsidRPr="00E83C35">
          <w:rPr>
            <w:rFonts w:ascii="Arial" w:hAnsi="Arial" w:cs="Arial"/>
            <w:color w:val="000000" w:themeColor="text1"/>
          </w:rPr>
          <w:lastRenderedPageBreak/>
          <w:t>What will happen if this problem is not resolved? If the barriers to cloud adoption are not identified and addressed through a structured framework, South African SMEs will continue to operate below their potential, lose competitive ground to larger and better-resourced businesses, and fail to contribute meaningfully to national economic growth and employment targets. The combined technological, organisational, and environmental factors preventing adoption have not been comprehensively examined through a unified theoretical framework in the South African context — leaving a gap that this study seeks to fill (Adane, 2021; Jayeola et al., 2022).</w:t>
        </w:r>
      </w:ins>
    </w:p>
    <w:p w14:paraId="11C0776A" w14:textId="77777777" w:rsidR="009D1ACB" w:rsidRPr="00E83C35" w:rsidRDefault="009D1ACB" w:rsidP="00E83C35">
      <w:pPr>
        <w:spacing w:line="360" w:lineRule="auto"/>
        <w:jc w:val="both"/>
        <w:rPr>
          <w:ins w:id="150" w:author="Thabiso Patrick Matsaba" w:date="2026-04-20T14:23:00Z" w16du:dateUtc="2026-04-20T12:23:00Z"/>
          <w:rFonts w:ascii="Arial" w:hAnsi="Arial" w:cs="Arial"/>
          <w:color w:val="000000" w:themeColor="text1"/>
        </w:rPr>
      </w:pPr>
    </w:p>
    <w:p w14:paraId="1FFEE6B1" w14:textId="77777777" w:rsidR="009D1ACB" w:rsidRDefault="00E83C35" w:rsidP="00E83C35">
      <w:pPr>
        <w:spacing w:line="360" w:lineRule="auto"/>
        <w:jc w:val="both"/>
        <w:rPr>
          <w:ins w:id="151" w:author="Thabiso Patrick Matsaba" w:date="2026-04-20T14:35:00Z" w16du:dateUtc="2026-04-20T12:35:00Z"/>
          <w:rFonts w:ascii="Arial" w:hAnsi="Arial" w:cs="Arial"/>
          <w:color w:val="000000" w:themeColor="text1"/>
        </w:rPr>
      </w:pPr>
      <w:ins w:id="152" w:author="Thabiso Patrick Matsaba" w:date="2026-04-20T14:23:00Z" w16du:dateUtc="2026-04-20T12:23:00Z">
        <w:r w:rsidRPr="00E83C35">
          <w:rPr>
            <w:rFonts w:ascii="Arial" w:hAnsi="Arial" w:cs="Arial"/>
            <w:color w:val="000000" w:themeColor="text1"/>
          </w:rPr>
          <w:t xml:space="preserve">Research Problem Statement: </w:t>
        </w:r>
      </w:ins>
    </w:p>
    <w:p w14:paraId="10A060D7" w14:textId="2B89ECFF" w:rsidR="00FF3286" w:rsidRPr="00F33D76" w:rsidDel="00E83C35" w:rsidRDefault="00E83C35" w:rsidP="00E83C35">
      <w:pPr>
        <w:spacing w:line="360" w:lineRule="auto"/>
        <w:jc w:val="both"/>
        <w:rPr>
          <w:del w:id="153" w:author="Thabiso Patrick Matsaba" w:date="2026-04-20T14:23:00Z" w16du:dateUtc="2026-04-20T12:23:00Z"/>
          <w:rFonts w:ascii="Arial" w:hAnsi="Arial" w:cs="Arial"/>
          <w:color w:val="000000" w:themeColor="text1"/>
        </w:rPr>
      </w:pPr>
      <w:ins w:id="154" w:author="Thabiso Patrick Matsaba" w:date="2026-04-20T14:23:00Z" w16du:dateUtc="2026-04-20T12:23:00Z">
        <w:r w:rsidRPr="00E83C35">
          <w:rPr>
            <w:rFonts w:ascii="Arial" w:hAnsi="Arial" w:cs="Arial"/>
            <w:color w:val="000000" w:themeColor="text1"/>
          </w:rPr>
          <w:t>South African SMEs are not adopting cloud computing at a rate that matches its potential to improve their operations, and the combined technological, organisational, and environmental factors preventing adoption in the South African context</w:t>
        </w:r>
      </w:ins>
      <w:ins w:id="155" w:author="Thabiso Patrick Matsaba" w:date="2026-04-20T14:35:00Z" w16du:dateUtc="2026-04-20T12:35:00Z">
        <w:r w:rsidR="00C1642E">
          <w:rPr>
            <w:rFonts w:ascii="Arial" w:hAnsi="Arial" w:cs="Arial"/>
            <w:color w:val="000000" w:themeColor="text1"/>
          </w:rPr>
          <w:t>,</w:t>
        </w:r>
      </w:ins>
      <w:ins w:id="156" w:author="Thabiso Patrick Matsaba" w:date="2026-04-20T14:23:00Z" w16du:dateUtc="2026-04-20T12:23:00Z">
        <w:r w:rsidRPr="00E83C35">
          <w:rPr>
            <w:rFonts w:ascii="Arial" w:hAnsi="Arial" w:cs="Arial"/>
            <w:color w:val="000000" w:themeColor="text1"/>
          </w:rPr>
          <w:t xml:space="preserve"> including load shedding, high data costs, limited digital skills, and POPIA compliance uncertainty</w:t>
        </w:r>
      </w:ins>
      <w:ins w:id="157" w:author="Thabiso Patrick Matsaba" w:date="2026-04-20T14:35:00Z" w16du:dateUtc="2026-04-20T12:35:00Z">
        <w:r w:rsidR="00C1642E">
          <w:rPr>
            <w:rFonts w:ascii="Arial" w:hAnsi="Arial" w:cs="Arial"/>
            <w:color w:val="000000" w:themeColor="text1"/>
          </w:rPr>
          <w:t>,</w:t>
        </w:r>
      </w:ins>
      <w:ins w:id="158" w:author="Thabiso Patrick Matsaba" w:date="2026-04-20T14:23:00Z" w16du:dateUtc="2026-04-20T12:23:00Z">
        <w:r w:rsidRPr="00E83C35">
          <w:rPr>
            <w:rFonts w:ascii="Arial" w:hAnsi="Arial" w:cs="Arial"/>
            <w:color w:val="000000" w:themeColor="text1"/>
          </w:rPr>
          <w:t xml:space="preserve"> have not been sufficiently examined through a unified theoretical framework.</w:t>
        </w:r>
      </w:ins>
      <w:del w:id="159" w:author="Thabiso Patrick Matsaba" w:date="2026-04-20T14:23:00Z" w16du:dateUtc="2026-04-20T12:23:00Z">
        <w:r w:rsidR="00FF3286" w:rsidRPr="00F33D76" w:rsidDel="00E83C35">
          <w:rPr>
            <w:rFonts w:ascii="Arial" w:hAnsi="Arial" w:cs="Arial"/>
            <w:color w:val="000000" w:themeColor="text1"/>
          </w:rPr>
          <w:delText>The core problem is that South African SMEs are not adopting cloud computing at a rate commensurate with its potential to transform their operations, despite the widespread availability of affordable cloud services globally. A study conducted in the Polokwane Municipality in 2024 surveyed two hundred and thirty small businesses and found that the two most prominent barriers to cloud adoption were cost and a lack of knowledge about cloud computing services and their pricing structures (Mokwena and Sithole, 2024). These findings are consistent with broader evidence across Sub-Saharan Africa and other developing economy contexts, where small businesses frequently report feeling excluded from digital technologies because of financial constraints, poor connectivity, irregular electricity supply, and an absence of skills support (IJSRA, 2024; McKinsey, 2024).</w:delText>
        </w:r>
      </w:del>
    </w:p>
    <w:p w14:paraId="46FD3743" w14:textId="518D75B7" w:rsidR="009C7FDC" w:rsidRPr="00F33D76" w:rsidDel="00E83C35" w:rsidRDefault="009C7FDC" w:rsidP="009C7FDC">
      <w:pPr>
        <w:spacing w:line="360" w:lineRule="auto"/>
        <w:jc w:val="both"/>
        <w:rPr>
          <w:del w:id="160" w:author="Thabiso Patrick Matsaba" w:date="2026-04-20T14:23:00Z" w16du:dateUtc="2026-04-20T12:23:00Z"/>
          <w:rFonts w:ascii="Arial" w:hAnsi="Arial" w:cs="Arial"/>
          <w:color w:val="000000" w:themeColor="text1"/>
        </w:rPr>
      </w:pPr>
    </w:p>
    <w:p w14:paraId="73AFDFF5" w14:textId="3767D141" w:rsidR="00FF3286" w:rsidRPr="00F33D76" w:rsidDel="00E83C35" w:rsidRDefault="00FF3286" w:rsidP="009C7FDC">
      <w:pPr>
        <w:spacing w:line="360" w:lineRule="auto"/>
        <w:jc w:val="both"/>
        <w:rPr>
          <w:del w:id="161" w:author="Thabiso Patrick Matsaba" w:date="2026-04-20T14:23:00Z" w16du:dateUtc="2026-04-20T12:23:00Z"/>
          <w:rFonts w:ascii="Arial" w:hAnsi="Arial" w:cs="Arial"/>
          <w:color w:val="000000" w:themeColor="text1"/>
        </w:rPr>
      </w:pPr>
      <w:del w:id="162" w:author="Thabiso Patrick Matsaba" w:date="2026-04-20T14:23:00Z" w16du:dateUtc="2026-04-20T12:23:00Z">
        <w:r w:rsidRPr="00F33D76" w:rsidDel="00E83C35">
          <w:rPr>
            <w:rFonts w:ascii="Arial" w:hAnsi="Arial" w:cs="Arial"/>
            <w:color w:val="000000" w:themeColor="text1"/>
          </w:rPr>
          <w:delText>When small businesses are unable to adopt modern technology, they are unable to compete effectively in an increasingly digital marketplace. An SME relying on manual processes and spreadsheets cannot match the efficiency, responsiveness, or customer experience offered by a competitor using cloud-based inventory management, real-time financial reporting, and integrated payment systems. Over time, this competitive disadvantage compounds and contributes to business failure or stagnation (Mkhize et al., 2025).</w:delText>
        </w:r>
      </w:del>
    </w:p>
    <w:p w14:paraId="3E4B3088" w14:textId="24D36C54" w:rsidR="009C7FDC" w:rsidRPr="00F33D76" w:rsidDel="00E83C35" w:rsidRDefault="009C7FDC" w:rsidP="009C7FDC">
      <w:pPr>
        <w:spacing w:line="360" w:lineRule="auto"/>
        <w:jc w:val="both"/>
        <w:rPr>
          <w:del w:id="163" w:author="Thabiso Patrick Matsaba" w:date="2026-04-20T14:23:00Z" w16du:dateUtc="2026-04-20T12:23:00Z"/>
          <w:rFonts w:ascii="Arial" w:hAnsi="Arial" w:cs="Arial"/>
          <w:color w:val="000000" w:themeColor="text1"/>
        </w:rPr>
      </w:pPr>
    </w:p>
    <w:p w14:paraId="3D2FC1A0" w14:textId="4AABFF28" w:rsidR="00FF3286" w:rsidRPr="00F33D76" w:rsidDel="00E83C35" w:rsidRDefault="00FF3286" w:rsidP="009C7FDC">
      <w:pPr>
        <w:spacing w:line="360" w:lineRule="auto"/>
        <w:jc w:val="both"/>
        <w:rPr>
          <w:del w:id="164" w:author="Thabiso Patrick Matsaba" w:date="2026-04-20T14:23:00Z" w16du:dateUtc="2026-04-20T12:23:00Z"/>
          <w:rFonts w:ascii="Arial" w:hAnsi="Arial" w:cs="Arial"/>
          <w:color w:val="000000" w:themeColor="text1"/>
        </w:rPr>
      </w:pPr>
      <w:del w:id="165" w:author="Thabiso Patrick Matsaba" w:date="2026-04-20T14:23:00Z" w16du:dateUtc="2026-04-20T12:23:00Z">
        <w:r w:rsidRPr="00F33D76" w:rsidDel="00E83C35">
          <w:rPr>
            <w:rFonts w:ascii="Arial" w:hAnsi="Arial" w:cs="Arial"/>
            <w:color w:val="000000" w:themeColor="text1"/>
          </w:rPr>
          <w:delText>South Africa’s unemployment rate exceeded 33 percent in 2024 (Stats SA, 2024), and SMEs remain the largest employer in the formal and informal economy. The National Development Plan (NDP 2030) projects that SMEs should contribute between 60 and 80 percent of GDP by 2030, a target that cannot be achieved if small businesses remain digitally excluded (DSBD, 2023). The cost of inaction is therefore not only commercial but social and economic at a national level.</w:delText>
        </w:r>
      </w:del>
    </w:p>
    <w:p w14:paraId="3ADA7BBE" w14:textId="43689093" w:rsidR="009C7FDC" w:rsidRPr="00F33D76" w:rsidDel="00E83C35" w:rsidRDefault="009C7FDC" w:rsidP="009C7FDC">
      <w:pPr>
        <w:spacing w:line="360" w:lineRule="auto"/>
        <w:jc w:val="both"/>
        <w:rPr>
          <w:del w:id="166" w:author="Thabiso Patrick Matsaba" w:date="2026-04-20T14:23:00Z" w16du:dateUtc="2026-04-20T12:23:00Z"/>
          <w:rFonts w:ascii="Arial" w:hAnsi="Arial" w:cs="Arial"/>
          <w:color w:val="000000" w:themeColor="text1"/>
        </w:rPr>
      </w:pPr>
    </w:p>
    <w:p w14:paraId="5BEBE935" w14:textId="104385D7" w:rsidR="00250D1A" w:rsidRPr="00F33D76" w:rsidDel="00E83C35" w:rsidRDefault="00FF3286" w:rsidP="009C7FDC">
      <w:pPr>
        <w:spacing w:line="360" w:lineRule="auto"/>
        <w:jc w:val="both"/>
        <w:rPr>
          <w:del w:id="167" w:author="Thabiso Patrick Matsaba" w:date="2026-04-20T14:23:00Z" w16du:dateUtc="2026-04-20T12:23:00Z"/>
          <w:rFonts w:ascii="Arial" w:hAnsi="Arial" w:cs="Arial"/>
          <w:color w:val="000000" w:themeColor="text1"/>
        </w:rPr>
      </w:pPr>
      <w:del w:id="168" w:author="Thabiso Patrick Matsaba" w:date="2026-04-20T14:23:00Z" w16du:dateUtc="2026-04-20T12:23:00Z">
        <w:r w:rsidRPr="00F33D76" w:rsidDel="00E83C35">
          <w:rPr>
            <w:rFonts w:ascii="Arial" w:hAnsi="Arial" w:cs="Arial"/>
            <w:color w:val="000000" w:themeColor="text1"/>
          </w:rPr>
          <w:delText>The technological, organisational, and environmental factors that together prevent South African SMEs from adopting cloud computing have not been comprehensively examined through a structured theoretical framework. Existing studies tend to focus on individual barrier categories, such as cost or security, without accounting for the interaction between these factors and their combined effect on adoption decisions (Jayeola et al., 2022). Furthermore, most studies that have applied the TOE framework to cloud adoption in the African context have focused on other countries, leaving a gap in the literature specific to the South African SME environment (Adane, 2021; Santos et al., 2023).</w:delText>
        </w:r>
      </w:del>
    </w:p>
    <w:p w14:paraId="6A541EA3" w14:textId="097255B0" w:rsidR="00FF3286" w:rsidRPr="00F33D76" w:rsidDel="00E83C35" w:rsidRDefault="00FF3286" w:rsidP="00FF3286">
      <w:pPr>
        <w:jc w:val="both"/>
        <w:rPr>
          <w:del w:id="169" w:author="Thabiso Patrick Matsaba" w:date="2026-04-20T14:23:00Z" w16du:dateUtc="2026-04-20T12:23:00Z"/>
          <w:rFonts w:ascii="Arial" w:hAnsi="Arial" w:cs="Arial"/>
        </w:rPr>
      </w:pPr>
    </w:p>
    <w:p w14:paraId="59302E50" w14:textId="4E91A2F4" w:rsidR="00FF3286" w:rsidRPr="007967B5" w:rsidDel="00661CEB" w:rsidRDefault="00AF5878" w:rsidP="007967B5">
      <w:pPr>
        <w:spacing w:after="160" w:line="360" w:lineRule="auto"/>
        <w:jc w:val="both"/>
        <w:rPr>
          <w:del w:id="170" w:author="Thabiso Patrick Matsaba" w:date="2026-04-20T13:36:00Z" w16du:dateUtc="2026-04-20T11:36:00Z"/>
          <w:rFonts w:ascii="Arial" w:hAnsi="Arial" w:cs="Arial"/>
          <w:color w:val="000000" w:themeColor="text1"/>
        </w:rPr>
      </w:pPr>
      <w:del w:id="171" w:author="Thabiso Patrick Matsaba" w:date="2026-04-20T14:23:00Z" w16du:dateUtc="2026-04-20T12:23:00Z">
        <w:r w:rsidRPr="00F33D76" w:rsidDel="00E83C35">
          <w:rPr>
            <w:rFonts w:ascii="Arial" w:hAnsi="Arial" w:cs="Arial"/>
            <w:b/>
            <w:color w:val="000000" w:themeColor="text1"/>
          </w:rPr>
          <w:delText xml:space="preserve">Research Problem: </w:delText>
        </w:r>
        <w:r w:rsidR="00FF3286" w:rsidRPr="00F33D76" w:rsidDel="00E83C35">
          <w:rPr>
            <w:rFonts w:ascii="Arial" w:hAnsi="Arial" w:cs="Arial"/>
            <w:color w:val="000000" w:themeColor="text1"/>
          </w:rPr>
          <w:delText>South African SMEs are not adopting cloud computing at a rate that matches its potential to improve their operations, and the combined technological, organisational, and environmental factors preventing adoption in the South African context</w:delText>
        </w:r>
        <w:r w:rsidR="009C7FDC" w:rsidRPr="00F33D76" w:rsidDel="00E83C35">
          <w:rPr>
            <w:rFonts w:ascii="Arial" w:hAnsi="Arial" w:cs="Arial"/>
            <w:color w:val="000000" w:themeColor="text1"/>
          </w:rPr>
          <w:delText xml:space="preserve">, </w:delText>
        </w:r>
      </w:del>
      <w:del w:id="172" w:author="Thabiso Patrick Matsaba" w:date="2026-04-19T23:27:00Z" w16du:dateUtc="2026-04-19T21:27:00Z">
        <w:r w:rsidR="00FF3286" w:rsidRPr="00F33D76" w:rsidDel="0058169F">
          <w:rPr>
            <w:rFonts w:ascii="Arial" w:hAnsi="Arial" w:cs="Arial"/>
            <w:color w:val="000000" w:themeColor="text1"/>
          </w:rPr>
          <w:delText>including load shedding, high data costs, limited digital skills, and POPIA compliance uncertainty</w:delText>
        </w:r>
        <w:r w:rsidR="009C7FDC" w:rsidRPr="00F33D76" w:rsidDel="0058169F">
          <w:rPr>
            <w:rFonts w:ascii="Arial" w:hAnsi="Arial" w:cs="Arial"/>
            <w:color w:val="000000" w:themeColor="text1"/>
          </w:rPr>
          <w:delText>,</w:delText>
        </w:r>
        <w:r w:rsidR="00FF3286" w:rsidRPr="00F33D76" w:rsidDel="0058169F">
          <w:rPr>
            <w:rFonts w:ascii="Arial" w:hAnsi="Arial" w:cs="Arial"/>
            <w:color w:val="000000" w:themeColor="text1"/>
          </w:rPr>
          <w:delText xml:space="preserve"> </w:delText>
        </w:r>
      </w:del>
      <w:del w:id="173" w:author="Thabiso Patrick Matsaba" w:date="2026-04-20T14:23:00Z" w16du:dateUtc="2026-04-20T12:23:00Z">
        <w:r w:rsidR="00FF3286" w:rsidRPr="00F33D76" w:rsidDel="00E83C35">
          <w:rPr>
            <w:rFonts w:ascii="Arial" w:hAnsi="Arial" w:cs="Arial"/>
            <w:color w:val="000000" w:themeColor="text1"/>
          </w:rPr>
          <w:delText>have not been sufficiently examined through a unified theoretical framework.</w:delText>
        </w:r>
      </w:del>
    </w:p>
    <w:p w14:paraId="57A3A020" w14:textId="77777777" w:rsidR="00661CEB" w:rsidRDefault="2191BF4F">
      <w:pPr>
        <w:spacing w:after="160" w:line="360" w:lineRule="auto"/>
        <w:jc w:val="both"/>
        <w:rPr>
          <w:ins w:id="174" w:author="Thabiso Patrick Matsaba" w:date="2026-04-20T13:36:00Z" w16du:dateUtc="2026-04-20T11:36:00Z"/>
        </w:rPr>
        <w:pPrChange w:id="175" w:author="Thabiso Patrick Matsaba" w:date="2026-04-20T13:36:00Z" w16du:dateUtc="2026-04-20T11:36:00Z">
          <w:pPr>
            <w:pStyle w:val="Heading1"/>
            <w:jc w:val="both"/>
          </w:pPr>
        </w:pPrChange>
      </w:pPr>
      <w:del w:id="176" w:author="Thabiso Patrick Matsaba" w:date="2026-04-20T13:36:00Z" w16du:dateUtc="2026-04-20T11:36:00Z">
        <w:r w:rsidRPr="00F33D76" w:rsidDel="00661CEB">
          <w:delText xml:space="preserve">4. </w:delText>
        </w:r>
      </w:del>
    </w:p>
    <w:p w14:paraId="1A348BA5" w14:textId="58873FB3" w:rsidR="2191BF4F" w:rsidRPr="00F33D76" w:rsidRDefault="2191BF4F" w:rsidP="00BA1239">
      <w:pPr>
        <w:pStyle w:val="Heading1"/>
        <w:jc w:val="both"/>
        <w:rPr>
          <w:rFonts w:ascii="Arial" w:hAnsi="Arial" w:cs="Arial"/>
          <w:sz w:val="24"/>
          <w:szCs w:val="24"/>
        </w:rPr>
      </w:pPr>
      <w:r w:rsidRPr="00F33D76">
        <w:rPr>
          <w:rFonts w:ascii="Arial" w:hAnsi="Arial" w:cs="Arial"/>
          <w:color w:val="000000" w:themeColor="text1"/>
          <w:sz w:val="24"/>
          <w:szCs w:val="24"/>
        </w:rPr>
        <w:t>Aim of the Study</w:t>
      </w:r>
    </w:p>
    <w:p w14:paraId="1C5D94FE" w14:textId="5031EA94" w:rsidR="00FF3286" w:rsidRPr="00F33D76" w:rsidRDefault="00FF3286" w:rsidP="009C7FDC">
      <w:pPr>
        <w:spacing w:after="160" w:line="360" w:lineRule="auto"/>
        <w:jc w:val="both"/>
        <w:rPr>
          <w:rFonts w:ascii="Arial" w:hAnsi="Arial" w:cs="Arial"/>
          <w:color w:val="000000" w:themeColor="text1"/>
        </w:rPr>
      </w:pPr>
      <w:r w:rsidRPr="00F33D76">
        <w:rPr>
          <w:rFonts w:ascii="Arial" w:hAnsi="Arial" w:cs="Arial"/>
          <w:color w:val="000000" w:themeColor="text1"/>
        </w:rPr>
        <w:t xml:space="preserve">The primary aim of this study is to investigate the technological, organisational, and environmental factors that influence cloud computing adoption among small and medium enterprises in South Africa, using the TOE framework as a theoretical lens, with a view to proposing a contextualised adoption framework that can guide SMEs, </w:t>
      </w:r>
      <w:del w:id="177" w:author="Thabiso Patrick Matsaba" w:date="2026-04-19T23:28:00Z" w16du:dateUtc="2026-04-19T21:28:00Z">
        <w:r w:rsidRPr="00F33D76" w:rsidDel="005969D8">
          <w:rPr>
            <w:rFonts w:ascii="Arial" w:hAnsi="Arial" w:cs="Arial"/>
            <w:color w:val="000000" w:themeColor="text1"/>
          </w:rPr>
          <w:delText xml:space="preserve">government departments, and business support organisations </w:delText>
        </w:r>
      </w:del>
      <w:r w:rsidRPr="00F33D76">
        <w:rPr>
          <w:rFonts w:ascii="Arial" w:hAnsi="Arial" w:cs="Arial"/>
          <w:color w:val="000000" w:themeColor="text1"/>
        </w:rPr>
        <w:t>in accelerating the transition to cloud-based operations.</w:t>
      </w:r>
    </w:p>
    <w:p w14:paraId="2650E7CA" w14:textId="5358A579" w:rsidR="00502055" w:rsidRPr="00F33D76" w:rsidDel="00661CEB" w:rsidRDefault="00FF3286" w:rsidP="009C7FDC">
      <w:pPr>
        <w:spacing w:after="160" w:line="360" w:lineRule="auto"/>
        <w:jc w:val="both"/>
        <w:rPr>
          <w:del w:id="178" w:author="Thabiso Patrick Matsaba" w:date="2026-04-20T13:36:00Z" w16du:dateUtc="2026-04-20T11:36:00Z"/>
          <w:rFonts w:ascii="Arial" w:hAnsi="Arial" w:cs="Arial"/>
          <w:color w:val="000000" w:themeColor="text1"/>
        </w:rPr>
      </w:pPr>
      <w:r w:rsidRPr="00F33D76">
        <w:rPr>
          <w:rFonts w:ascii="Arial" w:hAnsi="Arial" w:cs="Arial"/>
          <w:color w:val="000000" w:themeColor="text1"/>
        </w:rPr>
        <w:lastRenderedPageBreak/>
        <w:t>This study does not seek to evaluate the technical performance of cloud platforms, nor does it focus on large enterprises or the public sector. Rather, it is specifically concerned with the experiences, perceptions, and structural circumstances of small and medium business owners operating within the South African economic environment. By centring the research on this population and grounding it in the TOE framework, the study aims to produce findings that are directly actionable for the businesses that stand to benefit most from cloud adoption and that have received the least attention in existing literature.</w:t>
      </w:r>
    </w:p>
    <w:p w14:paraId="7FCB5D31" w14:textId="7869649A" w:rsidR="00661CEB" w:rsidRDefault="2191BF4F">
      <w:pPr>
        <w:spacing w:after="160" w:line="360" w:lineRule="auto"/>
        <w:jc w:val="both"/>
        <w:rPr>
          <w:ins w:id="179" w:author="Thabiso Patrick Matsaba" w:date="2026-04-20T13:36:00Z" w16du:dateUtc="2026-04-20T11:36:00Z"/>
        </w:rPr>
        <w:pPrChange w:id="180" w:author="Thabiso Patrick Matsaba" w:date="2026-04-20T13:36:00Z" w16du:dateUtc="2026-04-20T11:36:00Z">
          <w:pPr>
            <w:pStyle w:val="Heading1"/>
            <w:jc w:val="both"/>
          </w:pPr>
        </w:pPrChange>
      </w:pPr>
      <w:commentRangeStart w:id="181"/>
      <w:del w:id="182" w:author="Thabiso Patrick Matsaba" w:date="2026-04-20T13:36:00Z" w16du:dateUtc="2026-04-20T11:36:00Z">
        <w:r w:rsidRPr="00F33D76" w:rsidDel="00661CEB">
          <w:delText xml:space="preserve">5. </w:delText>
        </w:r>
      </w:del>
    </w:p>
    <w:p w14:paraId="38D9EF52" w14:textId="7AAE0019" w:rsidR="2191BF4F" w:rsidRPr="00F33D76" w:rsidRDefault="2191BF4F" w:rsidP="00BA1239">
      <w:pPr>
        <w:pStyle w:val="Heading1"/>
        <w:jc w:val="both"/>
        <w:rPr>
          <w:rFonts w:ascii="Arial" w:hAnsi="Arial" w:cs="Arial"/>
          <w:sz w:val="24"/>
          <w:szCs w:val="24"/>
        </w:rPr>
      </w:pPr>
      <w:r w:rsidRPr="00F33D76">
        <w:rPr>
          <w:rFonts w:ascii="Arial" w:hAnsi="Arial" w:cs="Arial"/>
          <w:color w:val="000000" w:themeColor="text1"/>
          <w:sz w:val="24"/>
          <w:szCs w:val="24"/>
        </w:rPr>
        <w:t>Objectives of the Study</w:t>
      </w:r>
    </w:p>
    <w:p w14:paraId="6E3EBF29" w14:textId="77777777" w:rsidR="00FF3286" w:rsidRPr="00F33D76" w:rsidRDefault="00FF3286" w:rsidP="00FF3286">
      <w:pPr>
        <w:pStyle w:val="Heading1"/>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In pursuit of the above aim, this study is guided by the following three objectives:</w:t>
      </w:r>
    </w:p>
    <w:p w14:paraId="5AC996AC" w14:textId="50EF9FE3" w:rsidR="00FF3286" w:rsidRPr="00F33D76" w:rsidRDefault="00FF3286" w:rsidP="009C7FDC">
      <w:pPr>
        <w:pStyle w:val="Heading1"/>
        <w:numPr>
          <w:ilvl w:val="0"/>
          <w:numId w:val="6"/>
        </w:numPr>
        <w:spacing w:line="360" w:lineRule="auto"/>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To identify the technological factors</w:t>
      </w:r>
      <w:del w:id="183" w:author="Thabiso Patrick Matsaba" w:date="2026-04-19T18:15:00Z" w16du:dateUtc="2026-04-19T16:15:00Z">
        <w:r w:rsidR="00B85F7B" w:rsidRPr="00F33D76" w:rsidDel="00827EF9">
          <w:rPr>
            <w:rFonts w:ascii="Arial" w:hAnsi="Arial" w:cs="Arial"/>
            <w:b w:val="0"/>
            <w:bCs w:val="0"/>
            <w:color w:val="000000" w:themeColor="text1"/>
            <w:sz w:val="24"/>
            <w:szCs w:val="24"/>
          </w:rPr>
          <w:delText>.</w:delText>
        </w:r>
      </w:del>
      <w:r w:rsidRPr="00F33D76">
        <w:rPr>
          <w:rFonts w:ascii="Arial" w:hAnsi="Arial" w:cs="Arial"/>
          <w:b w:val="0"/>
          <w:bCs w:val="0"/>
          <w:color w:val="000000" w:themeColor="text1"/>
          <w:sz w:val="24"/>
          <w:szCs w:val="24"/>
        </w:rPr>
        <w:t xml:space="preserve"> </w:t>
      </w:r>
      <w:del w:id="184" w:author="Thabiso Patrick Matsaba" w:date="2026-04-19T17:36:00Z" w16du:dateUtc="2026-04-19T15:36:00Z">
        <w:r w:rsidRPr="00F33D76" w:rsidDel="00F47C5B">
          <w:rPr>
            <w:rFonts w:ascii="Arial" w:hAnsi="Arial" w:cs="Arial"/>
            <w:b w:val="0"/>
            <w:bCs w:val="0"/>
            <w:color w:val="000000" w:themeColor="text1"/>
            <w:sz w:val="24"/>
            <w:szCs w:val="24"/>
          </w:rPr>
          <w:delText xml:space="preserve">including infrastructure readiness, technical skills, perceived usefulness, and security concerns </w:delText>
        </w:r>
      </w:del>
      <w:r w:rsidRPr="00F33D76">
        <w:rPr>
          <w:rFonts w:ascii="Arial" w:hAnsi="Arial" w:cs="Arial"/>
          <w:b w:val="0"/>
          <w:bCs w:val="0"/>
          <w:color w:val="000000" w:themeColor="text1"/>
          <w:sz w:val="24"/>
          <w:szCs w:val="24"/>
        </w:rPr>
        <w:t>that hinder or enable cloud computing adoption among South African SMEs.</w:t>
      </w:r>
    </w:p>
    <w:p w14:paraId="1AE22730" w14:textId="30767D54" w:rsidR="00FF3286" w:rsidRPr="00F33D76" w:rsidRDefault="00FF3286" w:rsidP="009C7FDC">
      <w:pPr>
        <w:pStyle w:val="Heading1"/>
        <w:numPr>
          <w:ilvl w:val="0"/>
          <w:numId w:val="6"/>
        </w:numPr>
        <w:spacing w:line="360" w:lineRule="auto"/>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To examine the organisational and environmental factors</w:t>
      </w:r>
      <w:r w:rsidR="00B85F7B" w:rsidRPr="00F33D76">
        <w:rPr>
          <w:rFonts w:ascii="Arial" w:hAnsi="Arial" w:cs="Arial"/>
          <w:b w:val="0"/>
          <w:bCs w:val="0"/>
          <w:color w:val="000000" w:themeColor="text1"/>
          <w:sz w:val="24"/>
          <w:szCs w:val="24"/>
        </w:rPr>
        <w:t>,</w:t>
      </w:r>
      <w:del w:id="185" w:author="Thabiso Patrick Matsaba" w:date="2026-04-19T17:43:00Z" w16du:dateUtc="2026-04-19T15:43:00Z">
        <w:r w:rsidRPr="00F33D76" w:rsidDel="00F47C5B">
          <w:rPr>
            <w:rFonts w:ascii="Arial" w:hAnsi="Arial" w:cs="Arial"/>
            <w:b w:val="0"/>
            <w:bCs w:val="0"/>
            <w:color w:val="000000" w:themeColor="text1"/>
            <w:sz w:val="24"/>
            <w:szCs w:val="24"/>
          </w:rPr>
          <w:delText xml:space="preserve"> including top management support, financial constraints, regulatory compliance (particularly POPIA), competitive pressure, and government support</w:delText>
        </w:r>
        <w:r w:rsidR="00B85F7B" w:rsidRPr="00F33D76" w:rsidDel="00F47C5B">
          <w:rPr>
            <w:rFonts w:ascii="Arial" w:hAnsi="Arial" w:cs="Arial"/>
            <w:b w:val="0"/>
            <w:bCs w:val="0"/>
            <w:color w:val="000000" w:themeColor="text1"/>
            <w:sz w:val="24"/>
            <w:szCs w:val="24"/>
          </w:rPr>
          <w:delText>,</w:delText>
        </w:r>
      </w:del>
      <w:r w:rsidRPr="00F33D76">
        <w:rPr>
          <w:rFonts w:ascii="Arial" w:hAnsi="Arial" w:cs="Arial"/>
          <w:b w:val="0"/>
          <w:bCs w:val="0"/>
          <w:color w:val="000000" w:themeColor="text1"/>
          <w:sz w:val="24"/>
          <w:szCs w:val="24"/>
        </w:rPr>
        <w:t xml:space="preserve"> that influence cloud computing adoption decisions among South African SMEs.</w:t>
      </w:r>
    </w:p>
    <w:p w14:paraId="212C134A" w14:textId="77777777" w:rsidR="00FF3286" w:rsidRPr="00F33D76" w:rsidRDefault="00FF3286" w:rsidP="009C7FDC">
      <w:pPr>
        <w:pStyle w:val="Heading1"/>
        <w:numPr>
          <w:ilvl w:val="0"/>
          <w:numId w:val="6"/>
        </w:numPr>
        <w:spacing w:line="360" w:lineRule="auto"/>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 xml:space="preserve">To propose a </w:t>
      </w:r>
      <w:del w:id="186" w:author="Thabiso Patrick Matsaba" w:date="2026-04-19T17:43:00Z" w16du:dateUtc="2026-04-19T15:43:00Z">
        <w:r w:rsidRPr="00F33D76" w:rsidDel="00F47C5B">
          <w:rPr>
            <w:rFonts w:ascii="Arial" w:hAnsi="Arial" w:cs="Arial"/>
            <w:b w:val="0"/>
            <w:bCs w:val="0"/>
            <w:color w:val="000000" w:themeColor="text1"/>
            <w:sz w:val="24"/>
            <w:szCs w:val="24"/>
          </w:rPr>
          <w:delText>TOE-based</w:delText>
        </w:r>
      </w:del>
      <w:r w:rsidRPr="00F33D76">
        <w:rPr>
          <w:rFonts w:ascii="Arial" w:hAnsi="Arial" w:cs="Arial"/>
          <w:b w:val="0"/>
          <w:bCs w:val="0"/>
          <w:color w:val="000000" w:themeColor="text1"/>
          <w:sz w:val="24"/>
          <w:szCs w:val="24"/>
        </w:rPr>
        <w:t xml:space="preserve"> framework that can guide South African SMEs in making informed and sustainable cloud computing adoption decisions aligned with their specific technological, organisational, and environmental contexts.</w:t>
      </w:r>
      <w:commentRangeEnd w:id="181"/>
      <w:r w:rsidR="00661CEB" w:rsidRPr="00F33D76">
        <w:rPr>
          <w:rStyle w:val="CommentReference"/>
          <w:rFonts w:ascii="Arial" w:hAnsi="Arial" w:cs="Arial"/>
          <w:b w:val="0"/>
          <w:bCs w:val="0"/>
          <w:color w:val="000000" w:themeColor="text1"/>
          <w:sz w:val="24"/>
          <w:szCs w:val="24"/>
        </w:rPr>
        <w:commentReference w:id="181"/>
      </w:r>
    </w:p>
    <w:p w14:paraId="1CD0D3CC" w14:textId="77777777" w:rsidR="00661CEB" w:rsidRDefault="2191BF4F" w:rsidP="00FF3286">
      <w:pPr>
        <w:pStyle w:val="Heading1"/>
        <w:jc w:val="both"/>
        <w:rPr>
          <w:ins w:id="187" w:author="Thabiso Patrick Matsaba" w:date="2026-04-20T13:38:00Z" w16du:dateUtc="2026-04-20T11:38:00Z"/>
          <w:rFonts w:ascii="Arial" w:hAnsi="Arial" w:cs="Arial"/>
          <w:color w:val="000000" w:themeColor="text1"/>
          <w:sz w:val="24"/>
          <w:szCs w:val="24"/>
        </w:rPr>
      </w:pPr>
      <w:del w:id="188" w:author="Thabiso Patrick Matsaba" w:date="2026-04-20T13:38:00Z" w16du:dateUtc="2026-04-20T11:38:00Z">
        <w:r w:rsidRPr="00F33D76" w:rsidDel="00661CEB">
          <w:rPr>
            <w:rFonts w:ascii="Arial" w:hAnsi="Arial" w:cs="Arial"/>
            <w:color w:val="000000" w:themeColor="text1"/>
            <w:sz w:val="24"/>
            <w:szCs w:val="24"/>
          </w:rPr>
          <w:delText xml:space="preserve">6. </w:delText>
        </w:r>
      </w:del>
    </w:p>
    <w:p w14:paraId="4F80DD0E" w14:textId="1F65BB58" w:rsidR="2191BF4F" w:rsidRPr="00F33D76" w:rsidRDefault="2191BF4F" w:rsidP="00FF3286">
      <w:pPr>
        <w:pStyle w:val="Heading1"/>
        <w:jc w:val="both"/>
        <w:rPr>
          <w:rFonts w:ascii="Arial" w:hAnsi="Arial" w:cs="Arial"/>
          <w:b w:val="0"/>
          <w:bCs w:val="0"/>
          <w:color w:val="000000" w:themeColor="text1"/>
          <w:sz w:val="24"/>
          <w:szCs w:val="24"/>
        </w:rPr>
      </w:pPr>
      <w:r w:rsidRPr="00F33D76">
        <w:rPr>
          <w:rFonts w:ascii="Arial" w:hAnsi="Arial" w:cs="Arial"/>
          <w:color w:val="000000" w:themeColor="text1"/>
          <w:sz w:val="24"/>
          <w:szCs w:val="24"/>
        </w:rPr>
        <w:t>Main Research Question</w:t>
      </w:r>
    </w:p>
    <w:p w14:paraId="78191657" w14:textId="77777777" w:rsidR="00FF3286" w:rsidRPr="00F33D76" w:rsidRDefault="00FF3286" w:rsidP="00FF3286">
      <w:pPr>
        <w:pStyle w:val="Heading1"/>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The study is structured around the following central research question:</w:t>
      </w:r>
    </w:p>
    <w:p w14:paraId="757AFCA4" w14:textId="77777777" w:rsidR="00FF3286" w:rsidRPr="00F33D76" w:rsidRDefault="00FF3286" w:rsidP="009C7FDC">
      <w:pPr>
        <w:pStyle w:val="Heading1"/>
        <w:spacing w:line="360" w:lineRule="auto"/>
        <w:jc w:val="both"/>
        <w:rPr>
          <w:rFonts w:ascii="Arial" w:hAnsi="Arial" w:cs="Arial"/>
          <w:b w:val="0"/>
          <w:bCs w:val="0"/>
          <w:i/>
          <w:iCs/>
          <w:color w:val="000000" w:themeColor="text1"/>
          <w:sz w:val="24"/>
          <w:szCs w:val="24"/>
        </w:rPr>
      </w:pPr>
      <w:r w:rsidRPr="00F33D76">
        <w:rPr>
          <w:rFonts w:ascii="Arial" w:hAnsi="Arial" w:cs="Arial"/>
          <w:b w:val="0"/>
          <w:bCs w:val="0"/>
          <w:i/>
          <w:iCs/>
          <w:color w:val="000000" w:themeColor="text1"/>
          <w:sz w:val="24"/>
          <w:szCs w:val="24"/>
        </w:rPr>
        <w:t>What are the key technological, organisational, and environmental factors that influence cloud computing adoption among small and medium enterprises in South Africa, and how can these factors be addressed through a contextualised adoption framework?</w:t>
      </w:r>
    </w:p>
    <w:p w14:paraId="44B94186" w14:textId="4357B2A3" w:rsidR="00FF3286" w:rsidDel="00A6131F" w:rsidRDefault="00FF3286" w:rsidP="009C7FDC">
      <w:pPr>
        <w:pStyle w:val="Heading1"/>
        <w:spacing w:line="360" w:lineRule="auto"/>
        <w:jc w:val="both"/>
        <w:rPr>
          <w:del w:id="189" w:author="Thabiso Patrick Matsaba" w:date="2026-04-19T18:20:00Z" w16du:dateUtc="2026-04-19T16:20:00Z"/>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lastRenderedPageBreak/>
        <w:t>This question is grounded in the TOE framework and is intentionally structured to capture the multi-dimensional nature of the barriers and enablers affecting South African SMEs. It builds on prior research while seeking to contribute a locally relevant and practically applicable framework that addresses the specific conditions of the South African business environment.</w:t>
      </w:r>
    </w:p>
    <w:p w14:paraId="0EF61914" w14:textId="77777777" w:rsidR="007967B5" w:rsidRPr="00F33D76" w:rsidDel="00661CEB" w:rsidRDefault="007967B5" w:rsidP="009C7FDC">
      <w:pPr>
        <w:pStyle w:val="Heading1"/>
        <w:spacing w:line="360" w:lineRule="auto"/>
        <w:jc w:val="both"/>
        <w:rPr>
          <w:del w:id="190" w:author="Thabiso Patrick Matsaba" w:date="2026-04-20T13:38:00Z" w16du:dateUtc="2026-04-20T11:38:00Z"/>
          <w:rFonts w:ascii="Arial" w:hAnsi="Arial" w:cs="Arial"/>
          <w:b w:val="0"/>
          <w:bCs w:val="0"/>
          <w:color w:val="000000" w:themeColor="text1"/>
          <w:sz w:val="24"/>
          <w:szCs w:val="24"/>
        </w:rPr>
      </w:pPr>
    </w:p>
    <w:p w14:paraId="376B7DDA" w14:textId="77777777" w:rsidR="00661CEB" w:rsidRDefault="2191BF4F" w:rsidP="00FF3286">
      <w:pPr>
        <w:pStyle w:val="Heading1"/>
        <w:jc w:val="both"/>
        <w:rPr>
          <w:ins w:id="191" w:author="Thabiso Patrick Matsaba" w:date="2026-04-20T13:38:00Z" w16du:dateUtc="2026-04-20T11:38:00Z"/>
          <w:rFonts w:ascii="Arial" w:hAnsi="Arial" w:cs="Arial"/>
          <w:color w:val="000000" w:themeColor="text1"/>
          <w:sz w:val="24"/>
          <w:szCs w:val="24"/>
        </w:rPr>
      </w:pPr>
      <w:commentRangeStart w:id="192"/>
      <w:del w:id="193" w:author="Thabiso Patrick Matsaba" w:date="2026-04-20T13:38:00Z" w16du:dateUtc="2026-04-20T11:38:00Z">
        <w:r w:rsidRPr="00F33D76" w:rsidDel="00661CEB">
          <w:rPr>
            <w:rFonts w:ascii="Arial" w:hAnsi="Arial" w:cs="Arial"/>
            <w:color w:val="000000" w:themeColor="text1"/>
            <w:sz w:val="24"/>
            <w:szCs w:val="24"/>
          </w:rPr>
          <w:delText xml:space="preserve">7. </w:delText>
        </w:r>
      </w:del>
    </w:p>
    <w:p w14:paraId="32365A15" w14:textId="57CEE672" w:rsidR="2191BF4F" w:rsidRPr="00F33D76" w:rsidRDefault="2191BF4F" w:rsidP="00FF3286">
      <w:pPr>
        <w:pStyle w:val="Heading1"/>
        <w:jc w:val="both"/>
        <w:rPr>
          <w:rFonts w:ascii="Arial" w:hAnsi="Arial" w:cs="Arial"/>
          <w:sz w:val="24"/>
          <w:szCs w:val="24"/>
        </w:rPr>
      </w:pPr>
      <w:r w:rsidRPr="00F33D76">
        <w:rPr>
          <w:rFonts w:ascii="Arial" w:hAnsi="Arial" w:cs="Arial"/>
          <w:color w:val="000000" w:themeColor="text1"/>
          <w:sz w:val="24"/>
          <w:szCs w:val="24"/>
        </w:rPr>
        <w:t>Sub-Questions</w:t>
      </w:r>
    </w:p>
    <w:p w14:paraId="3298E072" w14:textId="7FA4B98C" w:rsidR="00FF3286" w:rsidRPr="00F33D76" w:rsidRDefault="00FF3286" w:rsidP="009C7FDC">
      <w:pPr>
        <w:spacing w:after="160" w:line="360" w:lineRule="auto"/>
        <w:jc w:val="both"/>
        <w:rPr>
          <w:rFonts w:ascii="Arial" w:hAnsi="Arial" w:cs="Arial"/>
          <w:color w:val="000000" w:themeColor="text1"/>
        </w:rPr>
      </w:pPr>
      <w:r w:rsidRPr="00F33D76">
        <w:rPr>
          <w:rFonts w:ascii="Arial" w:hAnsi="Arial" w:cs="Arial"/>
          <w:color w:val="000000" w:themeColor="text1"/>
        </w:rPr>
        <w:t>To operationalise the main research question, the study is further guided by the following sub-questions, each aligned with a specific construct of the TOE framework</w:t>
      </w:r>
      <w:ins w:id="194" w:author="Thabiso Patrick Matsaba" w:date="2026-04-19T18:17:00Z" w16du:dateUtc="2026-04-19T16:17:00Z">
        <w:r w:rsidR="00E83CD1">
          <w:rPr>
            <w:rFonts w:ascii="Arial" w:hAnsi="Arial" w:cs="Arial"/>
            <w:color w:val="000000" w:themeColor="text1"/>
          </w:rPr>
          <w:t xml:space="preserve"> </w:t>
        </w:r>
      </w:ins>
      <w:ins w:id="195" w:author="Thabiso Patrick Matsaba" w:date="2026-04-19T18:17:00Z">
        <w:r w:rsidR="00E83CD1" w:rsidRPr="00E83CD1">
          <w:rPr>
            <w:rFonts w:ascii="Arial" w:hAnsi="Arial" w:cs="Arial"/>
            <w:color w:val="000000" w:themeColor="text1"/>
          </w:rPr>
          <w:t>as a guiding lens</w:t>
        </w:r>
      </w:ins>
      <w:r w:rsidRPr="00F33D76">
        <w:rPr>
          <w:rFonts w:ascii="Arial" w:hAnsi="Arial" w:cs="Arial"/>
          <w:color w:val="000000" w:themeColor="text1"/>
        </w:rPr>
        <w:t>:</w:t>
      </w:r>
    </w:p>
    <w:p w14:paraId="1A268CD6" w14:textId="63A01746" w:rsidR="00FF3286" w:rsidRPr="00F33D76" w:rsidRDefault="00FF3286" w:rsidP="009C7FDC">
      <w:pPr>
        <w:pStyle w:val="ListParagraph"/>
        <w:numPr>
          <w:ilvl w:val="0"/>
          <w:numId w:val="6"/>
        </w:numPr>
        <w:spacing w:after="160" w:line="360" w:lineRule="auto"/>
        <w:jc w:val="both"/>
        <w:rPr>
          <w:rFonts w:ascii="Arial" w:hAnsi="Arial" w:cs="Arial"/>
          <w:color w:val="000000" w:themeColor="text1"/>
        </w:rPr>
      </w:pPr>
      <w:r w:rsidRPr="00F33D76">
        <w:rPr>
          <w:rFonts w:ascii="Arial" w:hAnsi="Arial" w:cs="Arial"/>
          <w:color w:val="000000" w:themeColor="text1"/>
        </w:rPr>
        <w:t>What are the technological factors</w:t>
      </w:r>
      <w:del w:id="196" w:author="Thabiso Patrick Matsaba" w:date="2026-04-19T18:17:00Z" w16du:dateUtc="2026-04-19T16:17:00Z">
        <w:r w:rsidR="00C01C94" w:rsidRPr="00F33D76" w:rsidDel="00E83CD1">
          <w:rPr>
            <w:rFonts w:ascii="Arial" w:hAnsi="Arial" w:cs="Arial"/>
            <w:color w:val="000000" w:themeColor="text1"/>
          </w:rPr>
          <w:delText>:</w:delText>
        </w:r>
      </w:del>
      <w:del w:id="197" w:author="Thabiso Patrick Matsaba" w:date="2026-04-19T17:43:00Z" w16du:dateUtc="2026-04-19T15:43:00Z">
        <w:r w:rsidRPr="00F33D76" w:rsidDel="00F47C5B">
          <w:rPr>
            <w:rFonts w:ascii="Arial" w:hAnsi="Arial" w:cs="Arial"/>
            <w:color w:val="000000" w:themeColor="text1"/>
          </w:rPr>
          <w:delText xml:space="preserve"> including infrastructure readiness, digital skills availability, perceived usefulness, and data security concerns</w:delText>
        </w:r>
      </w:del>
      <w:del w:id="198" w:author="Thabiso Patrick Matsaba" w:date="2026-04-19T22:19:00Z" w16du:dateUtc="2026-04-19T20:19:00Z">
        <w:r w:rsidR="00C01C94" w:rsidRPr="00F33D76" w:rsidDel="00486EEF">
          <w:rPr>
            <w:rFonts w:ascii="Arial" w:hAnsi="Arial" w:cs="Arial"/>
            <w:color w:val="000000" w:themeColor="text1"/>
          </w:rPr>
          <w:delText>,</w:delText>
        </w:r>
      </w:del>
      <w:r w:rsidRPr="00F33D76">
        <w:rPr>
          <w:rFonts w:ascii="Arial" w:hAnsi="Arial" w:cs="Arial"/>
          <w:color w:val="000000" w:themeColor="text1"/>
        </w:rPr>
        <w:t xml:space="preserve"> </w:t>
      </w:r>
      <w:del w:id="199" w:author="Thabiso Patrick Matsaba" w:date="2026-04-19T18:18:00Z" w16du:dateUtc="2026-04-19T16:18:00Z">
        <w:r w:rsidR="00C01C94" w:rsidRPr="00F33D76" w:rsidDel="00595B91">
          <w:rPr>
            <w:rFonts w:ascii="Arial" w:hAnsi="Arial" w:cs="Arial"/>
            <w:color w:val="000000" w:themeColor="text1"/>
          </w:rPr>
          <w:delText>which</w:delText>
        </w:r>
        <w:r w:rsidRPr="00F33D76" w:rsidDel="00595B91">
          <w:rPr>
            <w:rFonts w:ascii="Arial" w:hAnsi="Arial" w:cs="Arial"/>
            <w:color w:val="000000" w:themeColor="text1"/>
          </w:rPr>
          <w:delText xml:space="preserve"> </w:delText>
        </w:r>
      </w:del>
      <w:ins w:id="200" w:author="Thabiso Patrick Matsaba" w:date="2026-04-19T18:18:00Z" w16du:dateUtc="2026-04-19T16:18:00Z">
        <w:r w:rsidR="00595B91">
          <w:rPr>
            <w:rFonts w:ascii="Arial" w:hAnsi="Arial" w:cs="Arial"/>
            <w:color w:val="000000" w:themeColor="text1"/>
          </w:rPr>
          <w:t>that</w:t>
        </w:r>
        <w:r w:rsidR="00595B91" w:rsidRPr="00F33D76">
          <w:rPr>
            <w:rFonts w:ascii="Arial" w:hAnsi="Arial" w:cs="Arial"/>
            <w:color w:val="000000" w:themeColor="text1"/>
          </w:rPr>
          <w:t xml:space="preserve"> </w:t>
        </w:r>
      </w:ins>
      <w:r w:rsidRPr="00F33D76">
        <w:rPr>
          <w:rFonts w:ascii="Arial" w:hAnsi="Arial" w:cs="Arial"/>
          <w:color w:val="000000" w:themeColor="text1"/>
        </w:rPr>
        <w:t>hinder or enable cloud computing adoption among South African SMEs?</w:t>
      </w:r>
    </w:p>
    <w:p w14:paraId="131C7D2A" w14:textId="4951BCF2" w:rsidR="00FF3286" w:rsidRPr="00F33D76" w:rsidRDefault="00FF3286" w:rsidP="009C7FDC">
      <w:pPr>
        <w:pStyle w:val="ListParagraph"/>
        <w:numPr>
          <w:ilvl w:val="0"/>
          <w:numId w:val="6"/>
        </w:numPr>
        <w:spacing w:after="160" w:line="360" w:lineRule="auto"/>
        <w:jc w:val="both"/>
        <w:rPr>
          <w:rFonts w:ascii="Arial" w:hAnsi="Arial" w:cs="Arial"/>
          <w:color w:val="000000" w:themeColor="text1"/>
        </w:rPr>
      </w:pPr>
      <w:r w:rsidRPr="00F33D76">
        <w:rPr>
          <w:rFonts w:ascii="Arial" w:hAnsi="Arial" w:cs="Arial"/>
          <w:color w:val="000000" w:themeColor="text1"/>
        </w:rPr>
        <w:t xml:space="preserve">What </w:t>
      </w:r>
      <w:del w:id="201" w:author="Thabiso Patrick Matsaba" w:date="2026-04-19T22:18:00Z" w16du:dateUtc="2026-04-19T20:18:00Z">
        <w:r w:rsidRPr="00F33D76" w:rsidDel="006B3F34">
          <w:rPr>
            <w:rFonts w:ascii="Arial" w:hAnsi="Arial" w:cs="Arial"/>
            <w:color w:val="000000" w:themeColor="text1"/>
          </w:rPr>
          <w:delText>organisational</w:delText>
        </w:r>
      </w:del>
      <w:del w:id="202" w:author="Thabiso Patrick Matsaba" w:date="2026-04-19T18:18:00Z" w16du:dateUtc="2026-04-19T16:18:00Z">
        <w:r w:rsidRPr="00F33D76" w:rsidDel="00AF2820">
          <w:rPr>
            <w:rFonts w:ascii="Arial" w:hAnsi="Arial" w:cs="Arial"/>
            <w:color w:val="000000" w:themeColor="text1"/>
          </w:rPr>
          <w:delText xml:space="preserve"> </w:delText>
        </w:r>
      </w:del>
      <w:ins w:id="203" w:author="Thabiso Patrick Matsaba" w:date="2026-04-19T22:18:00Z" w16du:dateUtc="2026-04-19T20:18:00Z">
        <w:r w:rsidR="006B3F34" w:rsidRPr="00F33D76">
          <w:rPr>
            <w:rFonts w:ascii="Arial" w:hAnsi="Arial" w:cs="Arial"/>
            <w:color w:val="000000" w:themeColor="text1"/>
          </w:rPr>
          <w:t>organisational</w:t>
        </w:r>
        <w:r w:rsidR="006B3F34">
          <w:rPr>
            <w:rFonts w:ascii="Arial" w:hAnsi="Arial" w:cs="Arial"/>
            <w:color w:val="000000" w:themeColor="text1"/>
          </w:rPr>
          <w:t xml:space="preserve"> factors</w:t>
        </w:r>
      </w:ins>
      <w:ins w:id="204" w:author="Thabiso Patrick Matsaba" w:date="2026-04-19T18:18:00Z" w16du:dateUtc="2026-04-19T16:18:00Z">
        <w:r w:rsidR="00AF2820">
          <w:rPr>
            <w:rFonts w:ascii="Arial" w:hAnsi="Arial" w:cs="Arial"/>
            <w:color w:val="000000" w:themeColor="text1"/>
          </w:rPr>
          <w:t xml:space="preserve"> </w:t>
        </w:r>
      </w:ins>
      <w:del w:id="205" w:author="Thabiso Patrick Matsaba" w:date="2026-04-19T18:18:00Z" w16du:dateUtc="2026-04-19T16:18:00Z">
        <w:r w:rsidRPr="00F33D76" w:rsidDel="00AF2820">
          <w:rPr>
            <w:rFonts w:ascii="Arial" w:hAnsi="Arial" w:cs="Arial"/>
            <w:color w:val="000000" w:themeColor="text1"/>
          </w:rPr>
          <w:delText>characteristics</w:delText>
        </w:r>
      </w:del>
      <w:del w:id="206" w:author="Thabiso Patrick Matsaba" w:date="2026-04-19T22:19:00Z" w16du:dateUtc="2026-04-19T20:19:00Z">
        <w:r w:rsidR="00C01C94" w:rsidRPr="00F33D76" w:rsidDel="005B145A">
          <w:rPr>
            <w:rFonts w:ascii="Arial" w:hAnsi="Arial" w:cs="Arial"/>
            <w:color w:val="000000" w:themeColor="text1"/>
          </w:rPr>
          <w:delText>:</w:delText>
        </w:r>
      </w:del>
      <w:r w:rsidRPr="00F33D76">
        <w:rPr>
          <w:rFonts w:ascii="Arial" w:hAnsi="Arial" w:cs="Arial"/>
          <w:color w:val="000000" w:themeColor="text1"/>
        </w:rPr>
        <w:t xml:space="preserve"> </w:t>
      </w:r>
      <w:del w:id="207" w:author="Thabiso Patrick Matsaba" w:date="2026-04-19T17:43:00Z" w16du:dateUtc="2026-04-19T15:43:00Z">
        <w:r w:rsidRPr="00F33D76" w:rsidDel="00F47C5B">
          <w:rPr>
            <w:rFonts w:ascii="Arial" w:hAnsi="Arial" w:cs="Arial"/>
            <w:color w:val="000000" w:themeColor="text1"/>
          </w:rPr>
          <w:delText>including top management support, firm size, financial capacity, and internal IT capabilities</w:delText>
        </w:r>
        <w:r w:rsidR="00C01C94" w:rsidRPr="00F33D76" w:rsidDel="00F47C5B">
          <w:rPr>
            <w:rFonts w:ascii="Arial" w:hAnsi="Arial" w:cs="Arial"/>
            <w:color w:val="000000" w:themeColor="text1"/>
          </w:rPr>
          <w:delText>,</w:delText>
        </w:r>
        <w:r w:rsidRPr="00F33D76" w:rsidDel="00F47C5B">
          <w:rPr>
            <w:rFonts w:ascii="Arial" w:hAnsi="Arial" w:cs="Arial"/>
            <w:color w:val="000000" w:themeColor="text1"/>
          </w:rPr>
          <w:delText xml:space="preserve"> </w:delText>
        </w:r>
      </w:del>
      <w:r w:rsidRPr="00F33D76">
        <w:rPr>
          <w:rFonts w:ascii="Arial" w:hAnsi="Arial" w:cs="Arial"/>
          <w:color w:val="000000" w:themeColor="text1"/>
        </w:rPr>
        <w:t>influence the cloud computing adoption decisions of South African SMEs?</w:t>
      </w:r>
    </w:p>
    <w:p w14:paraId="0E7613F7" w14:textId="2BF4D9B1" w:rsidR="00FF3286" w:rsidRPr="00F33D76" w:rsidRDefault="00FF3286" w:rsidP="009C7FDC">
      <w:pPr>
        <w:pStyle w:val="ListParagraph"/>
        <w:numPr>
          <w:ilvl w:val="0"/>
          <w:numId w:val="6"/>
        </w:numPr>
        <w:spacing w:after="160" w:line="360" w:lineRule="auto"/>
        <w:jc w:val="both"/>
        <w:rPr>
          <w:rFonts w:ascii="Arial" w:hAnsi="Arial" w:cs="Arial"/>
          <w:color w:val="000000" w:themeColor="text1"/>
        </w:rPr>
      </w:pPr>
      <w:r w:rsidRPr="00F33D76">
        <w:rPr>
          <w:rFonts w:ascii="Arial" w:hAnsi="Arial" w:cs="Arial"/>
          <w:color w:val="000000" w:themeColor="text1"/>
        </w:rPr>
        <w:t>What environmental factors</w:t>
      </w:r>
      <w:del w:id="208" w:author="Thabiso Patrick Matsaba" w:date="2026-04-19T22:20:00Z" w16du:dateUtc="2026-04-19T20:20:00Z">
        <w:r w:rsidR="00B85F7B" w:rsidRPr="00F33D76" w:rsidDel="002A1103">
          <w:rPr>
            <w:rFonts w:ascii="Arial" w:hAnsi="Arial" w:cs="Arial"/>
            <w:color w:val="000000" w:themeColor="text1"/>
          </w:rPr>
          <w:delText>,</w:delText>
        </w:r>
      </w:del>
      <w:r w:rsidRPr="00F33D76">
        <w:rPr>
          <w:rFonts w:ascii="Arial" w:hAnsi="Arial" w:cs="Arial"/>
          <w:color w:val="000000" w:themeColor="text1"/>
        </w:rPr>
        <w:t xml:space="preserve"> </w:t>
      </w:r>
      <w:del w:id="209" w:author="Thabiso Patrick Matsaba" w:date="2026-04-19T17:43:00Z" w16du:dateUtc="2026-04-19T15:43:00Z">
        <w:r w:rsidRPr="00F33D76" w:rsidDel="00F47C5B">
          <w:rPr>
            <w:rFonts w:ascii="Arial" w:hAnsi="Arial" w:cs="Arial"/>
            <w:color w:val="000000" w:themeColor="text1"/>
          </w:rPr>
          <w:delText>including the regulatory requirements of POPIA, load shedding, high data costs, competitive pressure, and the availability of government support programmes</w:delText>
        </w:r>
        <w:r w:rsidR="00B85F7B" w:rsidRPr="00F33D76" w:rsidDel="00F47C5B">
          <w:rPr>
            <w:rFonts w:ascii="Arial" w:hAnsi="Arial" w:cs="Arial"/>
            <w:color w:val="000000" w:themeColor="text1"/>
          </w:rPr>
          <w:delText>,</w:delText>
        </w:r>
        <w:r w:rsidRPr="00F33D76" w:rsidDel="00F47C5B">
          <w:rPr>
            <w:rFonts w:ascii="Arial" w:hAnsi="Arial" w:cs="Arial"/>
            <w:color w:val="000000" w:themeColor="text1"/>
          </w:rPr>
          <w:delText xml:space="preserve"> </w:delText>
        </w:r>
      </w:del>
      <w:r w:rsidRPr="00F33D76">
        <w:rPr>
          <w:rFonts w:ascii="Arial" w:hAnsi="Arial" w:cs="Arial"/>
          <w:color w:val="000000" w:themeColor="text1"/>
        </w:rPr>
        <w:t>shape SME decisions to adopt or avoid cloud-based systems?</w:t>
      </w:r>
    </w:p>
    <w:p w14:paraId="11B9810A" w14:textId="6FB11B9B" w:rsidR="00FF3286" w:rsidRPr="00F33D76" w:rsidDel="00877EFB" w:rsidRDefault="00FF3286" w:rsidP="009C7FDC">
      <w:pPr>
        <w:pStyle w:val="ListParagraph"/>
        <w:numPr>
          <w:ilvl w:val="0"/>
          <w:numId w:val="6"/>
        </w:numPr>
        <w:spacing w:after="160" w:line="360" w:lineRule="auto"/>
        <w:jc w:val="both"/>
        <w:rPr>
          <w:del w:id="210" w:author="Thabiso Patrick Matsaba" w:date="2026-04-20T14:26:00Z" w16du:dateUtc="2026-04-20T12:26:00Z"/>
          <w:rFonts w:ascii="Arial" w:hAnsi="Arial" w:cs="Arial"/>
          <w:color w:val="000000" w:themeColor="text1"/>
        </w:rPr>
      </w:pPr>
      <w:r w:rsidRPr="00F33D76">
        <w:rPr>
          <w:rFonts w:ascii="Arial" w:hAnsi="Arial" w:cs="Arial"/>
          <w:color w:val="000000" w:themeColor="text1"/>
        </w:rPr>
        <w:t xml:space="preserve">How can a </w:t>
      </w:r>
      <w:del w:id="211" w:author="Thabiso Patrick Matsaba" w:date="2026-04-19T17:44:00Z" w16du:dateUtc="2026-04-19T15:44:00Z">
        <w:r w:rsidRPr="00F33D76" w:rsidDel="00F47C5B">
          <w:rPr>
            <w:rFonts w:ascii="Arial" w:hAnsi="Arial" w:cs="Arial"/>
            <w:color w:val="000000" w:themeColor="text1"/>
          </w:rPr>
          <w:delText xml:space="preserve">TOE-based </w:delText>
        </w:r>
      </w:del>
      <w:r w:rsidRPr="00F33D76">
        <w:rPr>
          <w:rFonts w:ascii="Arial" w:hAnsi="Arial" w:cs="Arial"/>
          <w:color w:val="000000" w:themeColor="text1"/>
        </w:rPr>
        <w:t>framework</w:t>
      </w:r>
      <w:ins w:id="212" w:author="Thabiso Patrick Matsaba" w:date="2026-04-19T18:19:00Z" w16du:dateUtc="2026-04-19T16:19:00Z">
        <w:r w:rsidR="00314C80">
          <w:rPr>
            <w:rFonts w:ascii="Arial" w:hAnsi="Arial" w:cs="Arial"/>
            <w:color w:val="000000" w:themeColor="text1"/>
          </w:rPr>
          <w:t xml:space="preserve">, </w:t>
        </w:r>
      </w:ins>
      <w:ins w:id="213" w:author="Thabiso Patrick Matsaba" w:date="2026-04-19T18:20:00Z" w16du:dateUtc="2026-04-19T16:20:00Z">
        <w:r w:rsidR="0023558C">
          <w:rPr>
            <w:rFonts w:ascii="Arial" w:hAnsi="Arial" w:cs="Arial"/>
            <w:color w:val="000000" w:themeColor="text1"/>
          </w:rPr>
          <w:t>informed by the TOE lens,</w:t>
        </w:r>
      </w:ins>
      <w:r w:rsidRPr="00F33D76">
        <w:rPr>
          <w:rFonts w:ascii="Arial" w:hAnsi="Arial" w:cs="Arial"/>
          <w:color w:val="000000" w:themeColor="text1"/>
        </w:rPr>
        <w:t xml:space="preserve"> be developed and structured to guide South African SMEs in adopting cloud computing</w:t>
      </w:r>
      <w:del w:id="214" w:author="Thabiso Patrick Matsaba" w:date="2026-04-19T18:20:00Z" w16du:dateUtc="2026-04-19T16:20:00Z">
        <w:r w:rsidRPr="00F33D76" w:rsidDel="00A6131F">
          <w:rPr>
            <w:rFonts w:ascii="Arial" w:hAnsi="Arial" w:cs="Arial"/>
            <w:color w:val="000000" w:themeColor="text1"/>
          </w:rPr>
          <w:delText xml:space="preserve"> in a manner that is affordable, legally compliant, and operationally appropriate for their specific context</w:delText>
        </w:r>
      </w:del>
      <w:del w:id="215" w:author="Thabiso Patrick Matsaba" w:date="2026-04-20T14:26:00Z" w16du:dateUtc="2026-04-20T12:26:00Z">
        <w:r w:rsidRPr="00F33D76" w:rsidDel="00877EFB">
          <w:rPr>
            <w:rFonts w:ascii="Arial" w:hAnsi="Arial" w:cs="Arial"/>
            <w:color w:val="000000" w:themeColor="text1"/>
          </w:rPr>
          <w:delText>?</w:delText>
        </w:r>
      </w:del>
      <w:commentRangeEnd w:id="192"/>
      <w:r w:rsidR="006116CB" w:rsidRPr="00F33D76">
        <w:rPr>
          <w:rStyle w:val="CommentReference"/>
          <w:rFonts w:ascii="Arial" w:hAnsi="Arial" w:cs="Arial"/>
          <w:color w:val="000000" w:themeColor="text1"/>
          <w:sz w:val="24"/>
          <w:szCs w:val="24"/>
        </w:rPr>
        <w:commentReference w:id="192"/>
      </w:r>
    </w:p>
    <w:p w14:paraId="2FE0574D" w14:textId="77777777" w:rsidR="00617448" w:rsidRPr="00877EFB" w:rsidDel="00877EFB" w:rsidRDefault="00617448">
      <w:pPr>
        <w:pStyle w:val="ListParagraph"/>
        <w:numPr>
          <w:ilvl w:val="0"/>
          <w:numId w:val="6"/>
        </w:numPr>
        <w:spacing w:after="160" w:line="360" w:lineRule="auto"/>
        <w:jc w:val="both"/>
        <w:rPr>
          <w:del w:id="216" w:author="Thabiso Patrick Matsaba" w:date="2026-04-20T14:26:00Z" w16du:dateUtc="2026-04-20T12:26:00Z"/>
          <w:rFonts w:ascii="Arial" w:hAnsi="Arial" w:cs="Arial"/>
          <w:rPrChange w:id="217" w:author="Thabiso Patrick Matsaba" w:date="2026-04-20T14:26:00Z" w16du:dateUtc="2026-04-20T12:26:00Z">
            <w:rPr>
              <w:del w:id="218" w:author="Thabiso Patrick Matsaba" w:date="2026-04-20T14:26:00Z" w16du:dateUtc="2026-04-20T12:26:00Z"/>
            </w:rPr>
          </w:rPrChange>
        </w:rPr>
        <w:pPrChange w:id="219" w:author="Thabiso Patrick Matsaba" w:date="2026-04-20T14:26:00Z" w16du:dateUtc="2026-04-20T12:26:00Z">
          <w:pPr>
            <w:spacing w:after="160" w:line="276" w:lineRule="auto"/>
            <w:jc w:val="both"/>
          </w:pPr>
        </w:pPrChange>
      </w:pPr>
    </w:p>
    <w:p w14:paraId="68229E73" w14:textId="77777777" w:rsidR="00D46428" w:rsidRPr="00F33D76" w:rsidDel="00877EFB" w:rsidRDefault="00D46428" w:rsidP="00BA1239">
      <w:pPr>
        <w:spacing w:after="160" w:line="276" w:lineRule="auto"/>
        <w:jc w:val="both"/>
        <w:rPr>
          <w:del w:id="220" w:author="Thabiso Patrick Matsaba" w:date="2026-04-20T14:26:00Z" w16du:dateUtc="2026-04-20T12:26:00Z"/>
          <w:rFonts w:ascii="Arial" w:hAnsi="Arial" w:cs="Arial"/>
        </w:rPr>
      </w:pPr>
    </w:p>
    <w:p w14:paraId="0604919E" w14:textId="77777777" w:rsidR="009C7FDC" w:rsidDel="00877EFB" w:rsidRDefault="009C7FDC" w:rsidP="00BA1239">
      <w:pPr>
        <w:spacing w:after="160" w:line="276" w:lineRule="auto"/>
        <w:jc w:val="both"/>
        <w:rPr>
          <w:del w:id="221" w:author="Thabiso Patrick Matsaba" w:date="2026-04-20T14:26:00Z" w16du:dateUtc="2026-04-20T12:26:00Z"/>
          <w:rFonts w:ascii="Arial" w:hAnsi="Arial" w:cs="Arial"/>
        </w:rPr>
      </w:pPr>
    </w:p>
    <w:p w14:paraId="5CCF007C" w14:textId="77777777" w:rsidR="007967B5" w:rsidDel="00877EFB" w:rsidRDefault="007967B5" w:rsidP="00BA1239">
      <w:pPr>
        <w:spacing w:after="160" w:line="276" w:lineRule="auto"/>
        <w:jc w:val="both"/>
        <w:rPr>
          <w:del w:id="222" w:author="Thabiso Patrick Matsaba" w:date="2026-04-20T14:26:00Z" w16du:dateUtc="2026-04-20T12:26:00Z"/>
          <w:rFonts w:ascii="Arial" w:hAnsi="Arial" w:cs="Arial"/>
        </w:rPr>
      </w:pPr>
    </w:p>
    <w:p w14:paraId="5396F390" w14:textId="77777777" w:rsidR="007967B5" w:rsidDel="00877EFB" w:rsidRDefault="007967B5" w:rsidP="00BA1239">
      <w:pPr>
        <w:spacing w:after="160" w:line="276" w:lineRule="auto"/>
        <w:jc w:val="both"/>
        <w:rPr>
          <w:del w:id="223" w:author="Thabiso Patrick Matsaba" w:date="2026-04-20T14:26:00Z" w16du:dateUtc="2026-04-20T12:26:00Z"/>
          <w:rFonts w:ascii="Arial" w:hAnsi="Arial" w:cs="Arial"/>
        </w:rPr>
      </w:pPr>
    </w:p>
    <w:p w14:paraId="7627448E" w14:textId="77777777" w:rsidR="007967B5" w:rsidDel="00AB7C6B" w:rsidRDefault="007967B5" w:rsidP="00BA1239">
      <w:pPr>
        <w:spacing w:after="160" w:line="276" w:lineRule="auto"/>
        <w:jc w:val="both"/>
        <w:rPr>
          <w:del w:id="224" w:author="Thabiso Patrick Matsaba" w:date="2026-04-19T23:29:00Z" w16du:dateUtc="2026-04-19T21:29:00Z"/>
          <w:rFonts w:ascii="Arial" w:hAnsi="Arial" w:cs="Arial"/>
        </w:rPr>
      </w:pPr>
    </w:p>
    <w:p w14:paraId="1084FAD8" w14:textId="77777777" w:rsidR="00882867" w:rsidRPr="00F33D76" w:rsidDel="00AB7C6B" w:rsidRDefault="00882867" w:rsidP="00BA1239">
      <w:pPr>
        <w:spacing w:after="160" w:line="276" w:lineRule="auto"/>
        <w:jc w:val="both"/>
        <w:rPr>
          <w:del w:id="225" w:author="Thabiso Patrick Matsaba" w:date="2026-04-19T23:29:00Z" w16du:dateUtc="2026-04-19T21:29:00Z"/>
          <w:rFonts w:ascii="Arial" w:hAnsi="Arial" w:cs="Arial"/>
        </w:rPr>
      </w:pPr>
    </w:p>
    <w:p w14:paraId="24902453" w14:textId="77777777" w:rsidR="009C7FDC" w:rsidRPr="00F33D76" w:rsidDel="00877EFB" w:rsidRDefault="009C7FDC" w:rsidP="00BA1239">
      <w:pPr>
        <w:spacing w:after="160" w:line="276" w:lineRule="auto"/>
        <w:jc w:val="both"/>
        <w:rPr>
          <w:del w:id="226" w:author="Thabiso Patrick Matsaba" w:date="2026-04-20T14:26:00Z" w16du:dateUtc="2026-04-20T12:26:00Z"/>
          <w:rFonts w:ascii="Arial" w:hAnsi="Arial" w:cs="Arial"/>
        </w:rPr>
      </w:pPr>
    </w:p>
    <w:p w14:paraId="2F3533BE" w14:textId="77777777" w:rsidR="009C7FDC" w:rsidRPr="00F33D76" w:rsidDel="00877EFB" w:rsidRDefault="009C7FDC" w:rsidP="00BA1239">
      <w:pPr>
        <w:spacing w:after="160" w:line="276" w:lineRule="auto"/>
        <w:jc w:val="both"/>
        <w:rPr>
          <w:del w:id="227" w:author="Thabiso Patrick Matsaba" w:date="2026-04-20T14:26:00Z" w16du:dateUtc="2026-04-20T12:26:00Z"/>
          <w:rFonts w:ascii="Arial" w:hAnsi="Arial" w:cs="Arial"/>
        </w:rPr>
      </w:pPr>
    </w:p>
    <w:p w14:paraId="3E04592C" w14:textId="10006D0C" w:rsidR="00250D1A" w:rsidRPr="00F33D76" w:rsidRDefault="00AF5878" w:rsidP="00BA1239">
      <w:pPr>
        <w:spacing w:after="160" w:line="276" w:lineRule="auto"/>
        <w:jc w:val="both"/>
        <w:rPr>
          <w:rFonts w:ascii="Arial" w:hAnsi="Arial" w:cs="Arial"/>
        </w:rPr>
      </w:pPr>
      <w:r w:rsidRPr="00F33D76">
        <w:rPr>
          <w:rFonts w:ascii="Arial" w:hAnsi="Arial" w:cs="Arial"/>
        </w:rPr>
        <w:t>References</w:t>
      </w:r>
    </w:p>
    <w:p w14:paraId="63842ED2" w14:textId="77777777" w:rsidR="00D275F7" w:rsidRPr="009475F1" w:rsidRDefault="00D275F7">
      <w:pPr>
        <w:spacing w:after="140" w:line="360" w:lineRule="auto"/>
        <w:ind w:left="720" w:hanging="720"/>
        <w:jc w:val="both"/>
        <w:rPr>
          <w:ins w:id="228" w:author="Thabiso Patrick Matsaba" w:date="2026-04-20T14:26:00Z" w16du:dateUtc="2026-04-20T12:26:00Z"/>
          <w:rFonts w:ascii="Arial" w:hAnsi="Arial" w:cs="Arial"/>
          <w:rPrChange w:id="229" w:author="Thabiso Patrick Matsaba" w:date="2026-04-20T14:36:00Z" w16du:dateUtc="2026-04-20T12:36:00Z">
            <w:rPr>
              <w:ins w:id="230" w:author="Thabiso Patrick Matsaba" w:date="2026-04-20T14:26:00Z" w16du:dateUtc="2026-04-20T12:26:00Z"/>
            </w:rPr>
          </w:rPrChange>
        </w:rPr>
        <w:pPrChange w:id="231" w:author="Thabiso Patrick Matsaba" w:date="2026-04-20T14:36:00Z" w16du:dateUtc="2026-04-20T12:36:00Z">
          <w:pPr>
            <w:spacing w:after="140"/>
            <w:ind w:left="720" w:hanging="720"/>
            <w:jc w:val="both"/>
          </w:pPr>
        </w:pPrChange>
      </w:pPr>
      <w:ins w:id="232" w:author="Thabiso Patrick Matsaba" w:date="2026-04-20T14:26:00Z" w16du:dateUtc="2026-04-20T12:26:00Z">
        <w:r w:rsidRPr="009475F1">
          <w:rPr>
            <w:rFonts w:ascii="Arial" w:eastAsia="Arial" w:hAnsi="Arial" w:cs="Arial"/>
            <w:rPrChange w:id="233" w:author="Thabiso Patrick Matsaba" w:date="2026-04-20T14:36:00Z" w16du:dateUtc="2026-04-20T12:36:00Z">
              <w:rPr>
                <w:rFonts w:ascii="Arial" w:eastAsia="Arial" w:hAnsi="Arial" w:cs="Arial"/>
                <w:sz w:val="22"/>
                <w:szCs w:val="22"/>
              </w:rPr>
            </w:rPrChange>
          </w:rPr>
          <w:t>Abu Bakar, M.R., Mat Razali, N., Ishak, K.K., Ismail, M.N. and Tengku Sembok, T.M. (2024). Adoption of Industry 4.0 with cloud computing as a mediator: evaluation using TOE framework for SMEs. JOIV: International Journal on Informatics Visualization, 8(2), pp. 554–563. https://doi.org/10.62527/joiv.8.2.2205</w:t>
        </w:r>
      </w:ins>
    </w:p>
    <w:p w14:paraId="61050893" w14:textId="77777777" w:rsidR="00D275F7" w:rsidRPr="009475F1" w:rsidRDefault="00D275F7">
      <w:pPr>
        <w:spacing w:after="140" w:line="360" w:lineRule="auto"/>
        <w:ind w:left="720" w:hanging="720"/>
        <w:jc w:val="both"/>
        <w:rPr>
          <w:ins w:id="234" w:author="Thabiso Patrick Matsaba" w:date="2026-04-20T14:26:00Z" w16du:dateUtc="2026-04-20T12:26:00Z"/>
          <w:rFonts w:ascii="Arial" w:hAnsi="Arial" w:cs="Arial"/>
          <w:rPrChange w:id="235" w:author="Thabiso Patrick Matsaba" w:date="2026-04-20T14:36:00Z" w16du:dateUtc="2026-04-20T12:36:00Z">
            <w:rPr>
              <w:ins w:id="236" w:author="Thabiso Patrick Matsaba" w:date="2026-04-20T14:26:00Z" w16du:dateUtc="2026-04-20T12:26:00Z"/>
            </w:rPr>
          </w:rPrChange>
        </w:rPr>
        <w:pPrChange w:id="237" w:author="Thabiso Patrick Matsaba" w:date="2026-04-20T14:36:00Z" w16du:dateUtc="2026-04-20T12:36:00Z">
          <w:pPr>
            <w:spacing w:after="140"/>
            <w:ind w:left="720" w:hanging="720"/>
            <w:jc w:val="both"/>
          </w:pPr>
        </w:pPrChange>
      </w:pPr>
      <w:ins w:id="238" w:author="Thabiso Patrick Matsaba" w:date="2026-04-20T14:26:00Z" w16du:dateUtc="2026-04-20T12:26:00Z">
        <w:r w:rsidRPr="009475F1">
          <w:rPr>
            <w:rFonts w:ascii="Arial" w:eastAsia="Arial" w:hAnsi="Arial" w:cs="Arial"/>
            <w:rPrChange w:id="239" w:author="Thabiso Patrick Matsaba" w:date="2026-04-20T14:36:00Z" w16du:dateUtc="2026-04-20T12:36:00Z">
              <w:rPr>
                <w:rFonts w:ascii="Arial" w:eastAsia="Arial" w:hAnsi="Arial" w:cs="Arial"/>
                <w:sz w:val="22"/>
                <w:szCs w:val="22"/>
              </w:rPr>
            </w:rPrChange>
          </w:rPr>
          <w:t>Adane, M. (2021). Cloud computing adoption: opportunities and challenges for small, medium and micro enterprises in South Africa. arXiv preprint, arXiv:2108.10079. Available at: https://arxiv.org/abs/2108.10079 [Accessed 12 April 2026].</w:t>
        </w:r>
      </w:ins>
    </w:p>
    <w:p w14:paraId="1926EAE3" w14:textId="77777777" w:rsidR="00D275F7" w:rsidRPr="009475F1" w:rsidRDefault="00D275F7">
      <w:pPr>
        <w:spacing w:after="140" w:line="360" w:lineRule="auto"/>
        <w:ind w:left="720" w:hanging="720"/>
        <w:jc w:val="both"/>
        <w:rPr>
          <w:ins w:id="240" w:author="Thabiso Patrick Matsaba" w:date="2026-04-20T14:26:00Z" w16du:dateUtc="2026-04-20T12:26:00Z"/>
          <w:rFonts w:ascii="Arial" w:hAnsi="Arial" w:cs="Arial"/>
          <w:rPrChange w:id="241" w:author="Thabiso Patrick Matsaba" w:date="2026-04-20T14:36:00Z" w16du:dateUtc="2026-04-20T12:36:00Z">
            <w:rPr>
              <w:ins w:id="242" w:author="Thabiso Patrick Matsaba" w:date="2026-04-20T14:26:00Z" w16du:dateUtc="2026-04-20T12:26:00Z"/>
            </w:rPr>
          </w:rPrChange>
        </w:rPr>
        <w:pPrChange w:id="243" w:author="Thabiso Patrick Matsaba" w:date="2026-04-20T14:36:00Z" w16du:dateUtc="2026-04-20T12:36:00Z">
          <w:pPr>
            <w:spacing w:after="140"/>
            <w:ind w:left="720" w:hanging="720"/>
            <w:jc w:val="both"/>
          </w:pPr>
        </w:pPrChange>
      </w:pPr>
      <w:ins w:id="244" w:author="Thabiso Patrick Matsaba" w:date="2026-04-20T14:26:00Z" w16du:dateUtc="2026-04-20T12:26:00Z">
        <w:r w:rsidRPr="009475F1">
          <w:rPr>
            <w:rFonts w:ascii="Arial" w:eastAsia="Arial" w:hAnsi="Arial" w:cs="Arial"/>
            <w:rPrChange w:id="245" w:author="Thabiso Patrick Matsaba" w:date="2026-04-20T14:36:00Z" w16du:dateUtc="2026-04-20T12:36:00Z">
              <w:rPr>
                <w:rFonts w:ascii="Arial" w:eastAsia="Arial" w:hAnsi="Arial" w:cs="Arial"/>
                <w:sz w:val="22"/>
                <w:szCs w:val="22"/>
              </w:rPr>
            </w:rPrChange>
          </w:rPr>
          <w:t>Ahmad, C.S., Mahomed, A.S.B. and Hashim, H. (2025). Cloud computing adoption in SMEs: exploring IaaS, PaaS and SaaS through a bibliometric study. International Journal of Advanced Research in Science, Communication and Technology, 15(1). Available at: https://www.researchgate.net/publication/388409094 [Accessed 14 April 2026].</w:t>
        </w:r>
      </w:ins>
    </w:p>
    <w:p w14:paraId="050DC722" w14:textId="77777777" w:rsidR="00D275F7" w:rsidRPr="009475F1" w:rsidRDefault="00D275F7">
      <w:pPr>
        <w:spacing w:after="140" w:line="360" w:lineRule="auto"/>
        <w:ind w:left="720" w:hanging="720"/>
        <w:jc w:val="both"/>
        <w:rPr>
          <w:ins w:id="246" w:author="Thabiso Patrick Matsaba" w:date="2026-04-20T14:26:00Z" w16du:dateUtc="2026-04-20T12:26:00Z"/>
          <w:rFonts w:ascii="Arial" w:hAnsi="Arial" w:cs="Arial"/>
          <w:rPrChange w:id="247" w:author="Thabiso Patrick Matsaba" w:date="2026-04-20T14:36:00Z" w16du:dateUtc="2026-04-20T12:36:00Z">
            <w:rPr>
              <w:ins w:id="248" w:author="Thabiso Patrick Matsaba" w:date="2026-04-20T14:26:00Z" w16du:dateUtc="2026-04-20T12:26:00Z"/>
            </w:rPr>
          </w:rPrChange>
        </w:rPr>
        <w:pPrChange w:id="249" w:author="Thabiso Patrick Matsaba" w:date="2026-04-20T14:36:00Z" w16du:dateUtc="2026-04-20T12:36:00Z">
          <w:pPr>
            <w:spacing w:after="140"/>
            <w:ind w:left="720" w:hanging="720"/>
            <w:jc w:val="both"/>
          </w:pPr>
        </w:pPrChange>
      </w:pPr>
      <w:ins w:id="250" w:author="Thabiso Patrick Matsaba" w:date="2026-04-20T14:26:00Z" w16du:dateUtc="2026-04-20T12:26:00Z">
        <w:r w:rsidRPr="009475F1">
          <w:rPr>
            <w:rFonts w:ascii="Arial" w:eastAsia="Arial" w:hAnsi="Arial" w:cs="Arial"/>
            <w:rPrChange w:id="251" w:author="Thabiso Patrick Matsaba" w:date="2026-04-20T14:36:00Z" w16du:dateUtc="2026-04-20T12:36:00Z">
              <w:rPr>
                <w:rFonts w:ascii="Arial" w:eastAsia="Arial" w:hAnsi="Arial" w:cs="Arial"/>
                <w:sz w:val="22"/>
                <w:szCs w:val="22"/>
              </w:rPr>
            </w:rPrChange>
          </w:rPr>
          <w:t>Department of Small Business Development (DSBD). (2023). Draft South African small, micro, and medium enterprises policy. Pretoria: Government of South Africa.</w:t>
        </w:r>
      </w:ins>
    </w:p>
    <w:p w14:paraId="7C9D0D75" w14:textId="77777777" w:rsidR="00D275F7" w:rsidRPr="009475F1" w:rsidRDefault="00D275F7">
      <w:pPr>
        <w:spacing w:after="140" w:line="360" w:lineRule="auto"/>
        <w:ind w:left="720" w:hanging="720"/>
        <w:jc w:val="both"/>
        <w:rPr>
          <w:ins w:id="252" w:author="Thabiso Patrick Matsaba" w:date="2026-04-20T14:26:00Z" w16du:dateUtc="2026-04-20T12:26:00Z"/>
          <w:rFonts w:ascii="Arial" w:hAnsi="Arial" w:cs="Arial"/>
          <w:rPrChange w:id="253" w:author="Thabiso Patrick Matsaba" w:date="2026-04-20T14:36:00Z" w16du:dateUtc="2026-04-20T12:36:00Z">
            <w:rPr>
              <w:ins w:id="254" w:author="Thabiso Patrick Matsaba" w:date="2026-04-20T14:26:00Z" w16du:dateUtc="2026-04-20T12:26:00Z"/>
            </w:rPr>
          </w:rPrChange>
        </w:rPr>
        <w:pPrChange w:id="255" w:author="Thabiso Patrick Matsaba" w:date="2026-04-20T14:36:00Z" w16du:dateUtc="2026-04-20T12:36:00Z">
          <w:pPr>
            <w:spacing w:after="140"/>
            <w:ind w:left="720" w:hanging="720"/>
            <w:jc w:val="both"/>
          </w:pPr>
        </w:pPrChange>
      </w:pPr>
      <w:ins w:id="256" w:author="Thabiso Patrick Matsaba" w:date="2026-04-20T14:26:00Z" w16du:dateUtc="2026-04-20T12:26:00Z">
        <w:r w:rsidRPr="009475F1">
          <w:rPr>
            <w:rFonts w:ascii="Arial" w:eastAsia="Arial" w:hAnsi="Arial" w:cs="Arial"/>
            <w:rPrChange w:id="257" w:author="Thabiso Patrick Matsaba" w:date="2026-04-20T14:36:00Z" w16du:dateUtc="2026-04-20T12:36:00Z">
              <w:rPr>
                <w:rFonts w:ascii="Arial" w:eastAsia="Arial" w:hAnsi="Arial" w:cs="Arial"/>
                <w:sz w:val="22"/>
                <w:szCs w:val="22"/>
              </w:rPr>
            </w:rPrChange>
          </w:rPr>
          <w:t>FinMark Trust. (2024). FinScope MSME South Africa 2024. Johannesburg: FinMark Trust. Available at: https://finmark.org.za/knowledge-hub/articles/finscope-msme-south-africa-2024-key-findings-highlight-urgent-need-for-informal-sector-support [Accessed 12 April 2026].</w:t>
        </w:r>
      </w:ins>
    </w:p>
    <w:p w14:paraId="301A44DB" w14:textId="77777777" w:rsidR="00D275F7" w:rsidRPr="009475F1" w:rsidRDefault="00D275F7">
      <w:pPr>
        <w:spacing w:after="140" w:line="360" w:lineRule="auto"/>
        <w:ind w:left="720" w:hanging="720"/>
        <w:jc w:val="both"/>
        <w:rPr>
          <w:ins w:id="258" w:author="Thabiso Patrick Matsaba" w:date="2026-04-20T14:26:00Z" w16du:dateUtc="2026-04-20T12:26:00Z"/>
          <w:rFonts w:ascii="Arial" w:hAnsi="Arial" w:cs="Arial"/>
          <w:rPrChange w:id="259" w:author="Thabiso Patrick Matsaba" w:date="2026-04-20T14:36:00Z" w16du:dateUtc="2026-04-20T12:36:00Z">
            <w:rPr>
              <w:ins w:id="260" w:author="Thabiso Patrick Matsaba" w:date="2026-04-20T14:26:00Z" w16du:dateUtc="2026-04-20T12:26:00Z"/>
            </w:rPr>
          </w:rPrChange>
        </w:rPr>
        <w:pPrChange w:id="261" w:author="Thabiso Patrick Matsaba" w:date="2026-04-20T14:36:00Z" w16du:dateUtc="2026-04-20T12:36:00Z">
          <w:pPr>
            <w:spacing w:after="140"/>
            <w:ind w:left="720" w:hanging="720"/>
            <w:jc w:val="both"/>
          </w:pPr>
        </w:pPrChange>
      </w:pPr>
      <w:ins w:id="262" w:author="Thabiso Patrick Matsaba" w:date="2026-04-20T14:26:00Z" w16du:dateUtc="2026-04-20T12:26:00Z">
        <w:r w:rsidRPr="009475F1">
          <w:rPr>
            <w:rFonts w:ascii="Arial" w:eastAsia="Arial" w:hAnsi="Arial" w:cs="Arial"/>
            <w:rPrChange w:id="263" w:author="Thabiso Patrick Matsaba" w:date="2026-04-20T14:36:00Z" w16du:dateUtc="2026-04-20T12:36:00Z">
              <w:rPr>
                <w:rFonts w:ascii="Arial" w:eastAsia="Arial" w:hAnsi="Arial" w:cs="Arial"/>
                <w:sz w:val="22"/>
                <w:szCs w:val="22"/>
              </w:rPr>
            </w:rPrChange>
          </w:rPr>
          <w:t xml:space="preserve">Ilahi, S., Mohammed, R., Souissi, A., Hamati, M.Y.N. and Smida, R. (2024). Small and medium enterprises (SMEs): key factors affecting the adoption of cloud computing. Saudi Journal of Humanities and Social Sciences, 9(2), pp. 55–62. </w:t>
        </w:r>
        <w:r w:rsidRPr="009475F1">
          <w:rPr>
            <w:rFonts w:ascii="Arial" w:eastAsia="Arial" w:hAnsi="Arial" w:cs="Arial"/>
            <w:rPrChange w:id="264" w:author="Thabiso Patrick Matsaba" w:date="2026-04-20T14:36:00Z" w16du:dateUtc="2026-04-20T12:36:00Z">
              <w:rPr>
                <w:rFonts w:ascii="Arial" w:eastAsia="Arial" w:hAnsi="Arial" w:cs="Arial"/>
                <w:sz w:val="22"/>
                <w:szCs w:val="22"/>
              </w:rPr>
            </w:rPrChange>
          </w:rPr>
          <w:lastRenderedPageBreak/>
          <w:t>Available at: https://saudijournals.com/media/articles/SJHSS_92_55-62.pdf [Accessed 12 April 2026].</w:t>
        </w:r>
      </w:ins>
    </w:p>
    <w:p w14:paraId="7AD04911" w14:textId="77777777" w:rsidR="00D275F7" w:rsidRPr="009475F1" w:rsidRDefault="00D275F7">
      <w:pPr>
        <w:spacing w:after="140" w:line="360" w:lineRule="auto"/>
        <w:ind w:left="720" w:hanging="720"/>
        <w:jc w:val="both"/>
        <w:rPr>
          <w:ins w:id="265" w:author="Thabiso Patrick Matsaba" w:date="2026-04-20T14:26:00Z" w16du:dateUtc="2026-04-20T12:26:00Z"/>
          <w:rFonts w:ascii="Arial" w:hAnsi="Arial" w:cs="Arial"/>
          <w:rPrChange w:id="266" w:author="Thabiso Patrick Matsaba" w:date="2026-04-20T14:36:00Z" w16du:dateUtc="2026-04-20T12:36:00Z">
            <w:rPr>
              <w:ins w:id="267" w:author="Thabiso Patrick Matsaba" w:date="2026-04-20T14:26:00Z" w16du:dateUtc="2026-04-20T12:26:00Z"/>
            </w:rPr>
          </w:rPrChange>
        </w:rPr>
        <w:pPrChange w:id="268" w:author="Thabiso Patrick Matsaba" w:date="2026-04-20T14:36:00Z" w16du:dateUtc="2026-04-20T12:36:00Z">
          <w:pPr>
            <w:spacing w:after="140"/>
            <w:ind w:left="720" w:hanging="720"/>
            <w:jc w:val="both"/>
          </w:pPr>
        </w:pPrChange>
      </w:pPr>
      <w:ins w:id="269" w:author="Thabiso Patrick Matsaba" w:date="2026-04-20T14:26:00Z" w16du:dateUtc="2026-04-20T12:26:00Z">
        <w:r w:rsidRPr="009475F1">
          <w:rPr>
            <w:rFonts w:ascii="Arial" w:eastAsia="Arial" w:hAnsi="Arial" w:cs="Arial"/>
            <w:rPrChange w:id="270" w:author="Thabiso Patrick Matsaba" w:date="2026-04-20T14:36:00Z" w16du:dateUtc="2026-04-20T12:36:00Z">
              <w:rPr>
                <w:rFonts w:ascii="Arial" w:eastAsia="Arial" w:hAnsi="Arial" w:cs="Arial"/>
                <w:sz w:val="22"/>
                <w:szCs w:val="22"/>
              </w:rPr>
            </w:rPrChange>
          </w:rPr>
          <w:t>IJSRA. (2024). Reviewing the impact of cloud computing on small and medium enterprises in Africa. International Journal of Science and Research Archive, 11(01), pp. 1444–1451. Available at: https://ijsra.net/sites/default/files/IJSRA-2024-0236.pdf [Accessed 12 April 2026].</w:t>
        </w:r>
      </w:ins>
    </w:p>
    <w:p w14:paraId="23900445" w14:textId="77777777" w:rsidR="00D275F7" w:rsidRPr="009475F1" w:rsidRDefault="00D275F7">
      <w:pPr>
        <w:spacing w:after="140" w:line="360" w:lineRule="auto"/>
        <w:ind w:left="720" w:hanging="720"/>
        <w:jc w:val="both"/>
        <w:rPr>
          <w:ins w:id="271" w:author="Thabiso Patrick Matsaba" w:date="2026-04-20T14:26:00Z" w16du:dateUtc="2026-04-20T12:26:00Z"/>
          <w:rFonts w:ascii="Arial" w:hAnsi="Arial" w:cs="Arial"/>
          <w:rPrChange w:id="272" w:author="Thabiso Patrick Matsaba" w:date="2026-04-20T14:36:00Z" w16du:dateUtc="2026-04-20T12:36:00Z">
            <w:rPr>
              <w:ins w:id="273" w:author="Thabiso Patrick Matsaba" w:date="2026-04-20T14:26:00Z" w16du:dateUtc="2026-04-20T12:26:00Z"/>
            </w:rPr>
          </w:rPrChange>
        </w:rPr>
        <w:pPrChange w:id="274" w:author="Thabiso Patrick Matsaba" w:date="2026-04-20T14:36:00Z" w16du:dateUtc="2026-04-20T12:36:00Z">
          <w:pPr>
            <w:spacing w:after="140"/>
            <w:ind w:left="720" w:hanging="720"/>
            <w:jc w:val="both"/>
          </w:pPr>
        </w:pPrChange>
      </w:pPr>
      <w:ins w:id="275" w:author="Thabiso Patrick Matsaba" w:date="2026-04-20T14:26:00Z" w16du:dateUtc="2026-04-20T12:26:00Z">
        <w:r w:rsidRPr="009475F1">
          <w:rPr>
            <w:rFonts w:ascii="Arial" w:eastAsia="Arial" w:hAnsi="Arial" w:cs="Arial"/>
            <w:rPrChange w:id="276" w:author="Thabiso Patrick Matsaba" w:date="2026-04-20T14:36:00Z" w16du:dateUtc="2026-04-20T12:36:00Z">
              <w:rPr>
                <w:rFonts w:ascii="Arial" w:eastAsia="Arial" w:hAnsi="Arial" w:cs="Arial"/>
                <w:sz w:val="22"/>
                <w:szCs w:val="22"/>
              </w:rPr>
            </w:rPrChange>
          </w:rPr>
          <w:t>Jayeola, O., Sidek, S., Abd Rahman, A., Mahomed, A.S.B. and Hu, J. (2022). Cloud computing adoption in small and medium enterprises (SMEs): a systematic literature review and directions for future research. International Journal of Business and Society, 23(1), pp. 226–243. https://doi.org/10.33736/ijbs.4610.2022</w:t>
        </w:r>
      </w:ins>
    </w:p>
    <w:p w14:paraId="67007E8A" w14:textId="77777777" w:rsidR="00D275F7" w:rsidRPr="009475F1" w:rsidRDefault="00D275F7">
      <w:pPr>
        <w:spacing w:after="140" w:line="360" w:lineRule="auto"/>
        <w:ind w:left="720" w:hanging="720"/>
        <w:jc w:val="both"/>
        <w:rPr>
          <w:ins w:id="277" w:author="Thabiso Patrick Matsaba" w:date="2026-04-20T14:26:00Z" w16du:dateUtc="2026-04-20T12:26:00Z"/>
          <w:rFonts w:ascii="Arial" w:hAnsi="Arial" w:cs="Arial"/>
          <w:rPrChange w:id="278" w:author="Thabiso Patrick Matsaba" w:date="2026-04-20T14:36:00Z" w16du:dateUtc="2026-04-20T12:36:00Z">
            <w:rPr>
              <w:ins w:id="279" w:author="Thabiso Patrick Matsaba" w:date="2026-04-20T14:26:00Z" w16du:dateUtc="2026-04-20T12:26:00Z"/>
            </w:rPr>
          </w:rPrChange>
        </w:rPr>
        <w:pPrChange w:id="280" w:author="Thabiso Patrick Matsaba" w:date="2026-04-20T14:36:00Z" w16du:dateUtc="2026-04-20T12:36:00Z">
          <w:pPr>
            <w:spacing w:after="140"/>
            <w:ind w:left="720" w:hanging="720"/>
            <w:jc w:val="both"/>
          </w:pPr>
        </w:pPrChange>
      </w:pPr>
      <w:ins w:id="281" w:author="Thabiso Patrick Matsaba" w:date="2026-04-20T14:26:00Z" w16du:dateUtc="2026-04-20T12:26:00Z">
        <w:r w:rsidRPr="009475F1">
          <w:rPr>
            <w:rFonts w:ascii="Arial" w:eastAsia="Arial" w:hAnsi="Arial" w:cs="Arial"/>
            <w:rPrChange w:id="282" w:author="Thabiso Patrick Matsaba" w:date="2026-04-20T14:36:00Z" w16du:dateUtc="2026-04-20T12:36:00Z">
              <w:rPr>
                <w:rFonts w:ascii="Arial" w:eastAsia="Arial" w:hAnsi="Arial" w:cs="Arial"/>
                <w:sz w:val="22"/>
                <w:szCs w:val="22"/>
              </w:rPr>
            </w:rPrChange>
          </w:rPr>
          <w:t>McKinsey and Company. (2024). Africa’s leap ahead into cloud: opportunities and barriers. McKinsey Digital, January. Available at: https://www.mckinsey.com/capabilities/mckinsey-digital/our-insights/africas-leap-ahead-into-cloud-opportunities-and-barriers [Accessed 12 April 2026].</w:t>
        </w:r>
      </w:ins>
    </w:p>
    <w:p w14:paraId="19036C2C" w14:textId="77777777" w:rsidR="00D275F7" w:rsidRPr="009475F1" w:rsidRDefault="00D275F7">
      <w:pPr>
        <w:spacing w:after="140" w:line="360" w:lineRule="auto"/>
        <w:ind w:left="720" w:hanging="720"/>
        <w:jc w:val="both"/>
        <w:rPr>
          <w:ins w:id="283" w:author="Thabiso Patrick Matsaba" w:date="2026-04-20T14:26:00Z" w16du:dateUtc="2026-04-20T12:26:00Z"/>
          <w:rFonts w:ascii="Arial" w:hAnsi="Arial" w:cs="Arial"/>
          <w:rPrChange w:id="284" w:author="Thabiso Patrick Matsaba" w:date="2026-04-20T14:36:00Z" w16du:dateUtc="2026-04-20T12:36:00Z">
            <w:rPr>
              <w:ins w:id="285" w:author="Thabiso Patrick Matsaba" w:date="2026-04-20T14:26:00Z" w16du:dateUtc="2026-04-20T12:26:00Z"/>
            </w:rPr>
          </w:rPrChange>
        </w:rPr>
        <w:pPrChange w:id="286" w:author="Thabiso Patrick Matsaba" w:date="2026-04-20T14:36:00Z" w16du:dateUtc="2026-04-20T12:36:00Z">
          <w:pPr>
            <w:spacing w:after="140"/>
            <w:ind w:left="720" w:hanging="720"/>
            <w:jc w:val="both"/>
          </w:pPr>
        </w:pPrChange>
      </w:pPr>
      <w:ins w:id="287" w:author="Thabiso Patrick Matsaba" w:date="2026-04-20T14:26:00Z" w16du:dateUtc="2026-04-20T12:26:00Z">
        <w:r w:rsidRPr="009475F1">
          <w:rPr>
            <w:rFonts w:ascii="Arial" w:eastAsia="Arial" w:hAnsi="Arial" w:cs="Arial"/>
            <w:rPrChange w:id="288" w:author="Thabiso Patrick Matsaba" w:date="2026-04-20T14:36:00Z" w16du:dateUtc="2026-04-20T12:36:00Z">
              <w:rPr>
                <w:rFonts w:ascii="Arial" w:eastAsia="Arial" w:hAnsi="Arial" w:cs="Arial"/>
                <w:sz w:val="22"/>
                <w:szCs w:val="22"/>
              </w:rPr>
            </w:rPrChange>
          </w:rPr>
          <w:t>Mell, P. and Grance, T. (2011). The NIST definition of cloud computing. NIST Special Publication 800-145. Gaithersburg: National Institute of Standards and Technology.</w:t>
        </w:r>
      </w:ins>
    </w:p>
    <w:p w14:paraId="33598703" w14:textId="77777777" w:rsidR="00D275F7" w:rsidRPr="009475F1" w:rsidRDefault="00D275F7">
      <w:pPr>
        <w:spacing w:after="140" w:line="360" w:lineRule="auto"/>
        <w:ind w:left="720" w:hanging="720"/>
        <w:jc w:val="both"/>
        <w:rPr>
          <w:ins w:id="289" w:author="Thabiso Patrick Matsaba" w:date="2026-04-20T14:26:00Z" w16du:dateUtc="2026-04-20T12:26:00Z"/>
          <w:rFonts w:ascii="Arial" w:hAnsi="Arial" w:cs="Arial"/>
          <w:rPrChange w:id="290" w:author="Thabiso Patrick Matsaba" w:date="2026-04-20T14:36:00Z" w16du:dateUtc="2026-04-20T12:36:00Z">
            <w:rPr>
              <w:ins w:id="291" w:author="Thabiso Patrick Matsaba" w:date="2026-04-20T14:26:00Z" w16du:dateUtc="2026-04-20T12:26:00Z"/>
            </w:rPr>
          </w:rPrChange>
        </w:rPr>
        <w:pPrChange w:id="292" w:author="Thabiso Patrick Matsaba" w:date="2026-04-20T14:36:00Z" w16du:dateUtc="2026-04-20T12:36:00Z">
          <w:pPr>
            <w:spacing w:after="140"/>
            <w:ind w:left="720" w:hanging="720"/>
            <w:jc w:val="both"/>
          </w:pPr>
        </w:pPrChange>
      </w:pPr>
      <w:ins w:id="293" w:author="Thabiso Patrick Matsaba" w:date="2026-04-20T14:26:00Z" w16du:dateUtc="2026-04-20T12:26:00Z">
        <w:r w:rsidRPr="009475F1">
          <w:rPr>
            <w:rFonts w:ascii="Arial" w:eastAsia="Arial" w:hAnsi="Arial" w:cs="Arial"/>
            <w:rPrChange w:id="294" w:author="Thabiso Patrick Matsaba" w:date="2026-04-20T14:36:00Z" w16du:dateUtc="2026-04-20T12:36:00Z">
              <w:rPr>
                <w:rFonts w:ascii="Arial" w:eastAsia="Arial" w:hAnsi="Arial" w:cs="Arial"/>
                <w:sz w:val="22"/>
                <w:szCs w:val="22"/>
              </w:rPr>
            </w:rPrChange>
          </w:rPr>
          <w:t>Mkhize, A., Mokhothu, K.D., Tshikhotho, M. and Thango, B.A. (2025). Evaluating the impact of cloud computing on SME performance: a systematic review. Businesses, 5(2), p. 23. https://doi.org/10.3390/businesses5020023</w:t>
        </w:r>
      </w:ins>
    </w:p>
    <w:p w14:paraId="0C9D4C52" w14:textId="77777777" w:rsidR="00D275F7" w:rsidRPr="009475F1" w:rsidRDefault="00D275F7">
      <w:pPr>
        <w:spacing w:after="140" w:line="360" w:lineRule="auto"/>
        <w:ind w:left="720" w:hanging="720"/>
        <w:jc w:val="both"/>
        <w:rPr>
          <w:ins w:id="295" w:author="Thabiso Patrick Matsaba" w:date="2026-04-20T14:26:00Z" w16du:dateUtc="2026-04-20T12:26:00Z"/>
          <w:rFonts w:ascii="Arial" w:hAnsi="Arial" w:cs="Arial"/>
          <w:rPrChange w:id="296" w:author="Thabiso Patrick Matsaba" w:date="2026-04-20T14:36:00Z" w16du:dateUtc="2026-04-20T12:36:00Z">
            <w:rPr>
              <w:ins w:id="297" w:author="Thabiso Patrick Matsaba" w:date="2026-04-20T14:26:00Z" w16du:dateUtc="2026-04-20T12:26:00Z"/>
            </w:rPr>
          </w:rPrChange>
        </w:rPr>
        <w:pPrChange w:id="298" w:author="Thabiso Patrick Matsaba" w:date="2026-04-20T14:36:00Z" w16du:dateUtc="2026-04-20T12:36:00Z">
          <w:pPr>
            <w:spacing w:after="140"/>
            <w:ind w:left="720" w:hanging="720"/>
            <w:jc w:val="both"/>
          </w:pPr>
        </w:pPrChange>
      </w:pPr>
      <w:ins w:id="299" w:author="Thabiso Patrick Matsaba" w:date="2026-04-20T14:26:00Z" w16du:dateUtc="2026-04-20T12:26:00Z">
        <w:r w:rsidRPr="009475F1">
          <w:rPr>
            <w:rFonts w:ascii="Arial" w:eastAsia="Arial" w:hAnsi="Arial" w:cs="Arial"/>
            <w:rPrChange w:id="300" w:author="Thabiso Patrick Matsaba" w:date="2026-04-20T14:36:00Z" w16du:dateUtc="2026-04-20T12:36:00Z">
              <w:rPr>
                <w:rFonts w:ascii="Arial" w:eastAsia="Arial" w:hAnsi="Arial" w:cs="Arial"/>
                <w:sz w:val="22"/>
                <w:szCs w:val="22"/>
              </w:rPr>
            </w:rPrChange>
          </w:rPr>
          <w:t>Mokwena, L. and Sithole, B. (2024). Barriers of cloud computing adoption by SMEs in Polokwane Municipality. Propulsion Technology Journal, 45(2). Available at: https://www.propulsiontechjournal.com/index.php/journal/article/download/6674/4364/11469 [Accessed 12 April 2026].</w:t>
        </w:r>
      </w:ins>
    </w:p>
    <w:p w14:paraId="09858B2F" w14:textId="77777777" w:rsidR="00D275F7" w:rsidRPr="009475F1" w:rsidRDefault="00D275F7">
      <w:pPr>
        <w:spacing w:after="140" w:line="360" w:lineRule="auto"/>
        <w:ind w:left="720" w:hanging="720"/>
        <w:jc w:val="both"/>
        <w:rPr>
          <w:ins w:id="301" w:author="Thabiso Patrick Matsaba" w:date="2026-04-20T14:26:00Z" w16du:dateUtc="2026-04-20T12:26:00Z"/>
          <w:rFonts w:ascii="Arial" w:hAnsi="Arial" w:cs="Arial"/>
          <w:rPrChange w:id="302" w:author="Thabiso Patrick Matsaba" w:date="2026-04-20T14:36:00Z" w16du:dateUtc="2026-04-20T12:36:00Z">
            <w:rPr>
              <w:ins w:id="303" w:author="Thabiso Patrick Matsaba" w:date="2026-04-20T14:26:00Z" w16du:dateUtc="2026-04-20T12:26:00Z"/>
            </w:rPr>
          </w:rPrChange>
        </w:rPr>
        <w:pPrChange w:id="304" w:author="Thabiso Patrick Matsaba" w:date="2026-04-20T14:36:00Z" w16du:dateUtc="2026-04-20T12:36:00Z">
          <w:pPr>
            <w:spacing w:after="140"/>
            <w:ind w:left="720" w:hanging="720"/>
            <w:jc w:val="both"/>
          </w:pPr>
        </w:pPrChange>
      </w:pPr>
      <w:ins w:id="305" w:author="Thabiso Patrick Matsaba" w:date="2026-04-20T14:26:00Z" w16du:dateUtc="2026-04-20T12:26:00Z">
        <w:r w:rsidRPr="009475F1">
          <w:rPr>
            <w:rFonts w:ascii="Arial" w:eastAsia="Arial" w:hAnsi="Arial" w:cs="Arial"/>
            <w:rPrChange w:id="306" w:author="Thabiso Patrick Matsaba" w:date="2026-04-20T14:36:00Z" w16du:dateUtc="2026-04-20T12:36:00Z">
              <w:rPr>
                <w:rFonts w:ascii="Arial" w:eastAsia="Arial" w:hAnsi="Arial" w:cs="Arial"/>
                <w:sz w:val="22"/>
                <w:szCs w:val="22"/>
              </w:rPr>
            </w:rPrChange>
          </w:rPr>
          <w:t>Ngo Ndjama, R. and Van der Westhuizen, J. (2024). The role of small, medium, and micro enterprises in contributing to the socioeconomic development of South Africa. International Journal of Research in Business and Social Science, 13(7), pp. 606–619.</w:t>
        </w:r>
      </w:ins>
    </w:p>
    <w:p w14:paraId="63392FB0" w14:textId="77777777" w:rsidR="00D275F7" w:rsidRPr="009475F1" w:rsidRDefault="00D275F7">
      <w:pPr>
        <w:spacing w:after="140" w:line="360" w:lineRule="auto"/>
        <w:ind w:left="720" w:hanging="720"/>
        <w:jc w:val="both"/>
        <w:rPr>
          <w:ins w:id="307" w:author="Thabiso Patrick Matsaba" w:date="2026-04-20T14:26:00Z" w16du:dateUtc="2026-04-20T12:26:00Z"/>
          <w:rFonts w:ascii="Arial" w:hAnsi="Arial" w:cs="Arial"/>
          <w:rPrChange w:id="308" w:author="Thabiso Patrick Matsaba" w:date="2026-04-20T14:36:00Z" w16du:dateUtc="2026-04-20T12:36:00Z">
            <w:rPr>
              <w:ins w:id="309" w:author="Thabiso Patrick Matsaba" w:date="2026-04-20T14:26:00Z" w16du:dateUtc="2026-04-20T12:26:00Z"/>
            </w:rPr>
          </w:rPrChange>
        </w:rPr>
        <w:pPrChange w:id="310" w:author="Thabiso Patrick Matsaba" w:date="2026-04-20T14:36:00Z" w16du:dateUtc="2026-04-20T12:36:00Z">
          <w:pPr>
            <w:spacing w:after="140"/>
            <w:ind w:left="720" w:hanging="720"/>
            <w:jc w:val="both"/>
          </w:pPr>
        </w:pPrChange>
      </w:pPr>
      <w:ins w:id="311" w:author="Thabiso Patrick Matsaba" w:date="2026-04-20T14:26:00Z" w16du:dateUtc="2026-04-20T12:26:00Z">
        <w:r w:rsidRPr="009475F1">
          <w:rPr>
            <w:rFonts w:ascii="Arial" w:eastAsia="Arial" w:hAnsi="Arial" w:cs="Arial"/>
            <w:rPrChange w:id="312" w:author="Thabiso Patrick Matsaba" w:date="2026-04-20T14:36:00Z" w16du:dateUtc="2026-04-20T12:36:00Z">
              <w:rPr>
                <w:rFonts w:ascii="Arial" w:eastAsia="Arial" w:hAnsi="Arial" w:cs="Arial"/>
                <w:sz w:val="22"/>
                <w:szCs w:val="22"/>
              </w:rPr>
            </w:rPrChange>
          </w:rPr>
          <w:t xml:space="preserve">Santos, A., Martins, J., Pestana, P., Gonçalves, R., São Mamede, H. and Branco, F. (2023). The antecedents of cloud computing adoption and its consequences for </w:t>
        </w:r>
        <w:r w:rsidRPr="009475F1">
          <w:rPr>
            <w:rFonts w:ascii="Arial" w:eastAsia="Arial" w:hAnsi="Arial" w:cs="Arial"/>
            <w:rPrChange w:id="313" w:author="Thabiso Patrick Matsaba" w:date="2026-04-20T14:36:00Z" w16du:dateUtc="2026-04-20T12:36:00Z">
              <w:rPr>
                <w:rFonts w:ascii="Arial" w:eastAsia="Arial" w:hAnsi="Arial" w:cs="Arial"/>
                <w:sz w:val="22"/>
                <w:szCs w:val="22"/>
              </w:rPr>
            </w:rPrChange>
          </w:rPr>
          <w:lastRenderedPageBreak/>
          <w:t>MSMEs’ performance: a model based on the Technology-Organization-Environment (TOE) framework. Cogent Business and Management, 10(2), article 2220190. https://doi.org/10.1080/23311975.2023.2220190</w:t>
        </w:r>
      </w:ins>
    </w:p>
    <w:p w14:paraId="23E753D2" w14:textId="77777777" w:rsidR="00D275F7" w:rsidRPr="009475F1" w:rsidRDefault="00D275F7">
      <w:pPr>
        <w:spacing w:after="140" w:line="360" w:lineRule="auto"/>
        <w:ind w:left="720" w:hanging="720"/>
        <w:jc w:val="both"/>
        <w:rPr>
          <w:ins w:id="314" w:author="Thabiso Patrick Matsaba" w:date="2026-04-20T14:26:00Z" w16du:dateUtc="2026-04-20T12:26:00Z"/>
          <w:rFonts w:ascii="Arial" w:hAnsi="Arial" w:cs="Arial"/>
          <w:rPrChange w:id="315" w:author="Thabiso Patrick Matsaba" w:date="2026-04-20T14:36:00Z" w16du:dateUtc="2026-04-20T12:36:00Z">
            <w:rPr>
              <w:ins w:id="316" w:author="Thabiso Patrick Matsaba" w:date="2026-04-20T14:26:00Z" w16du:dateUtc="2026-04-20T12:26:00Z"/>
            </w:rPr>
          </w:rPrChange>
        </w:rPr>
        <w:pPrChange w:id="317" w:author="Thabiso Patrick Matsaba" w:date="2026-04-20T14:36:00Z" w16du:dateUtc="2026-04-20T12:36:00Z">
          <w:pPr>
            <w:spacing w:after="140"/>
            <w:ind w:left="720" w:hanging="720"/>
            <w:jc w:val="both"/>
          </w:pPr>
        </w:pPrChange>
      </w:pPr>
      <w:ins w:id="318" w:author="Thabiso Patrick Matsaba" w:date="2026-04-20T14:26:00Z" w16du:dateUtc="2026-04-20T12:26:00Z">
        <w:r w:rsidRPr="009475F1">
          <w:rPr>
            <w:rFonts w:ascii="Arial" w:eastAsia="Arial" w:hAnsi="Arial" w:cs="Arial"/>
            <w:rPrChange w:id="319" w:author="Thabiso Patrick Matsaba" w:date="2026-04-20T14:36:00Z" w16du:dateUtc="2026-04-20T12:36:00Z">
              <w:rPr>
                <w:rFonts w:ascii="Arial" w:eastAsia="Arial" w:hAnsi="Arial" w:cs="Arial"/>
                <w:sz w:val="22"/>
                <w:szCs w:val="22"/>
              </w:rPr>
            </w:rPrChange>
          </w:rPr>
          <w:t>Statistics South Africa (Stats SA). (2024). Gross domestic product: fourth quarter 2024. Pretoria: Statistics South Africa. Available at: https://www.statssa.gov.za/publications/P0441/P04414thQuarter2024.pdf [Accessed 12 April 2026].</w:t>
        </w:r>
      </w:ins>
    </w:p>
    <w:p w14:paraId="7C8773CE" w14:textId="77777777" w:rsidR="00D275F7" w:rsidRPr="009475F1" w:rsidRDefault="00D275F7">
      <w:pPr>
        <w:spacing w:after="140" w:line="360" w:lineRule="auto"/>
        <w:ind w:left="720" w:hanging="720"/>
        <w:jc w:val="both"/>
        <w:rPr>
          <w:ins w:id="320" w:author="Thabiso Patrick Matsaba" w:date="2026-04-20T14:26:00Z" w16du:dateUtc="2026-04-20T12:26:00Z"/>
          <w:rFonts w:ascii="Arial" w:hAnsi="Arial" w:cs="Arial"/>
          <w:rPrChange w:id="321" w:author="Thabiso Patrick Matsaba" w:date="2026-04-20T14:36:00Z" w16du:dateUtc="2026-04-20T12:36:00Z">
            <w:rPr>
              <w:ins w:id="322" w:author="Thabiso Patrick Matsaba" w:date="2026-04-20T14:26:00Z" w16du:dateUtc="2026-04-20T12:26:00Z"/>
            </w:rPr>
          </w:rPrChange>
        </w:rPr>
        <w:pPrChange w:id="323" w:author="Thabiso Patrick Matsaba" w:date="2026-04-20T14:36:00Z" w16du:dateUtc="2026-04-20T12:36:00Z">
          <w:pPr>
            <w:spacing w:after="140"/>
            <w:ind w:left="720" w:hanging="720"/>
            <w:jc w:val="both"/>
          </w:pPr>
        </w:pPrChange>
      </w:pPr>
      <w:ins w:id="324" w:author="Thabiso Patrick Matsaba" w:date="2026-04-20T14:26:00Z" w16du:dateUtc="2026-04-20T12:26:00Z">
        <w:r w:rsidRPr="009475F1">
          <w:rPr>
            <w:rFonts w:ascii="Arial" w:eastAsia="Arial" w:hAnsi="Arial" w:cs="Arial"/>
            <w:rPrChange w:id="325" w:author="Thabiso Patrick Matsaba" w:date="2026-04-20T14:36:00Z" w16du:dateUtc="2026-04-20T12:36:00Z">
              <w:rPr>
                <w:rFonts w:ascii="Arial" w:eastAsia="Arial" w:hAnsi="Arial" w:cs="Arial"/>
                <w:sz w:val="22"/>
                <w:szCs w:val="22"/>
              </w:rPr>
            </w:rPrChange>
          </w:rPr>
          <w:t>Tornatzky, L.G. and Fleischer, M. (1990). The processes of technological innovation. Lexington, MA: Lexington Books.</w:t>
        </w:r>
      </w:ins>
    </w:p>
    <w:p w14:paraId="7372A1D7" w14:textId="77777777" w:rsidR="00D275F7" w:rsidRPr="009475F1" w:rsidRDefault="00D275F7">
      <w:pPr>
        <w:spacing w:after="140" w:line="360" w:lineRule="auto"/>
        <w:ind w:left="720" w:hanging="720"/>
        <w:jc w:val="both"/>
        <w:rPr>
          <w:ins w:id="326" w:author="Thabiso Patrick Matsaba" w:date="2026-04-20T14:26:00Z" w16du:dateUtc="2026-04-20T12:26:00Z"/>
          <w:rFonts w:ascii="Arial" w:hAnsi="Arial" w:cs="Arial"/>
          <w:rPrChange w:id="327" w:author="Thabiso Patrick Matsaba" w:date="2026-04-20T14:36:00Z" w16du:dateUtc="2026-04-20T12:36:00Z">
            <w:rPr>
              <w:ins w:id="328" w:author="Thabiso Patrick Matsaba" w:date="2026-04-20T14:26:00Z" w16du:dateUtc="2026-04-20T12:26:00Z"/>
            </w:rPr>
          </w:rPrChange>
        </w:rPr>
        <w:pPrChange w:id="329" w:author="Thabiso Patrick Matsaba" w:date="2026-04-20T14:36:00Z" w16du:dateUtc="2026-04-20T12:36:00Z">
          <w:pPr>
            <w:spacing w:after="140"/>
            <w:ind w:left="720" w:hanging="720"/>
            <w:jc w:val="both"/>
          </w:pPr>
        </w:pPrChange>
      </w:pPr>
      <w:ins w:id="330" w:author="Thabiso Patrick Matsaba" w:date="2026-04-20T14:26:00Z" w16du:dateUtc="2026-04-20T12:26:00Z">
        <w:r w:rsidRPr="009475F1">
          <w:rPr>
            <w:rFonts w:ascii="Arial" w:eastAsia="Arial" w:hAnsi="Arial" w:cs="Arial"/>
            <w:rPrChange w:id="331" w:author="Thabiso Patrick Matsaba" w:date="2026-04-20T14:36:00Z" w16du:dateUtc="2026-04-20T12:36:00Z">
              <w:rPr>
                <w:rFonts w:ascii="Arial" w:eastAsia="Arial" w:hAnsi="Arial" w:cs="Arial"/>
                <w:sz w:val="22"/>
                <w:szCs w:val="22"/>
              </w:rPr>
            </w:rPrChange>
          </w:rPr>
          <w:t>Yaseen, H., Al-Adwan, A.S., Nofal, M., Hmoud, H. and Abujassar, R.S. (2023). Factors influencing cloud computing adoption among SMEs: the Jordanian context. Information Development, 39(2), pp. 317–332. https://doi.org/10.1177/02666669211047916</w:t>
        </w:r>
      </w:ins>
    </w:p>
    <w:p w14:paraId="0E1F0637" w14:textId="0D423B45" w:rsidR="00843B3D" w:rsidRPr="009475F1" w:rsidDel="00D275F7" w:rsidRDefault="00FF3286" w:rsidP="00C1642E">
      <w:pPr>
        <w:spacing w:after="160" w:line="360" w:lineRule="auto"/>
        <w:ind w:left="720" w:hanging="720"/>
        <w:jc w:val="both"/>
        <w:rPr>
          <w:del w:id="332" w:author="Thabiso Patrick Matsaba" w:date="2026-04-20T14:26:00Z" w16du:dateUtc="2026-04-20T12:26:00Z"/>
          <w:rFonts w:ascii="Arial" w:hAnsi="Arial" w:cs="Arial"/>
        </w:rPr>
      </w:pPr>
      <w:del w:id="333" w:author="Thabiso Patrick Matsaba" w:date="2026-04-20T14:26:00Z" w16du:dateUtc="2026-04-20T12:26:00Z">
        <w:r w:rsidRPr="009475F1" w:rsidDel="00D275F7">
          <w:rPr>
            <w:rFonts w:ascii="Arial" w:hAnsi="Arial" w:cs="Arial"/>
          </w:rPr>
          <w:delText xml:space="preserve">Abu Bakar, M.R., Mat Razali, N., Ishak, K.K., Ismail, M.N. and Tengku Sembok, T.M. (2024). Adoption of Industry 4.0 with cloud computing as a mediator: evaluation using TOE framework for SMEs. JOIV: International Journal on Informatics Visualization, 8(2), pp. 554–563. </w:delText>
        </w:r>
      </w:del>
    </w:p>
    <w:p w14:paraId="22BAB747" w14:textId="1C2A2B21" w:rsidR="00FF3286" w:rsidRPr="009475F1" w:rsidDel="00D275F7" w:rsidRDefault="00FF3286" w:rsidP="009475F1">
      <w:pPr>
        <w:spacing w:after="160" w:line="360" w:lineRule="auto"/>
        <w:ind w:left="720" w:hanging="720"/>
        <w:jc w:val="both"/>
        <w:rPr>
          <w:del w:id="334" w:author="Thabiso Patrick Matsaba" w:date="2026-04-20T14:26:00Z" w16du:dateUtc="2026-04-20T12:26:00Z"/>
          <w:rFonts w:ascii="Arial" w:hAnsi="Arial" w:cs="Arial"/>
        </w:rPr>
      </w:pPr>
      <w:del w:id="335" w:author="Thabiso Patrick Matsaba" w:date="2026-04-20T14:26:00Z" w16du:dateUtc="2026-04-20T12:26:00Z">
        <w:r w:rsidRPr="009475F1" w:rsidDel="00D275F7">
          <w:rPr>
            <w:rFonts w:ascii="Arial" w:hAnsi="Arial" w:cs="Arial"/>
          </w:rPr>
          <w:delText xml:space="preserve">Adane, M. (2021). Cloud computing adoption: opportunities and challenges for small, medium and micro enterprises in South Africa. arXiv preprint, arXiv:2108.10079. Available at: </w:delText>
        </w:r>
        <w:r w:rsidRPr="009475F1" w:rsidDel="00D275F7">
          <w:rPr>
            <w:rFonts w:ascii="Arial" w:hAnsi="Arial" w:cs="Arial"/>
            <w:rPrChange w:id="336" w:author="Thabiso Patrick Matsaba" w:date="2026-04-20T14:36:00Z" w16du:dateUtc="2026-04-20T12:36:00Z">
              <w:rPr/>
            </w:rPrChange>
          </w:rPr>
          <w:fldChar w:fldCharType="begin"/>
        </w:r>
        <w:r w:rsidRPr="009475F1" w:rsidDel="00D275F7">
          <w:rPr>
            <w:rFonts w:ascii="Arial" w:hAnsi="Arial" w:cs="Arial"/>
            <w:rPrChange w:id="337" w:author="Thabiso Patrick Matsaba" w:date="2026-04-20T14:36:00Z" w16du:dateUtc="2026-04-20T12:36:00Z">
              <w:rPr/>
            </w:rPrChange>
          </w:rPr>
          <w:delInstrText>HYPERLINK "https://arxiv.org/abs/2108.10079"</w:delInstrText>
        </w:r>
        <w:r w:rsidRPr="00EA569C" w:rsidDel="00D275F7">
          <w:rPr>
            <w:rFonts w:ascii="Arial" w:hAnsi="Arial" w:cs="Arial"/>
          </w:rPr>
        </w:r>
        <w:r w:rsidRPr="009475F1" w:rsidDel="00D275F7">
          <w:rPr>
            <w:rFonts w:ascii="Arial" w:hAnsi="Arial" w:cs="Arial"/>
            <w:rPrChange w:id="338" w:author="Thabiso Patrick Matsaba" w:date="2026-04-20T14:36:00Z" w16du:dateUtc="2026-04-20T12:36:00Z">
              <w:rPr/>
            </w:rPrChange>
          </w:rPr>
          <w:fldChar w:fldCharType="separate"/>
        </w:r>
        <w:r w:rsidRPr="009475F1" w:rsidDel="00D275F7">
          <w:rPr>
            <w:rStyle w:val="Hyperlink"/>
            <w:rFonts w:ascii="Arial" w:hAnsi="Arial" w:cs="Arial"/>
          </w:rPr>
          <w:delText>https://arxiv.org/abs/2108.10079</w:delText>
        </w:r>
        <w:r w:rsidRPr="009475F1" w:rsidDel="00D275F7">
          <w:rPr>
            <w:rFonts w:ascii="Arial" w:hAnsi="Arial" w:cs="Arial"/>
            <w:rPrChange w:id="339" w:author="Thabiso Patrick Matsaba" w:date="2026-04-20T14:36:00Z" w16du:dateUtc="2026-04-20T12:36:00Z">
              <w:rPr/>
            </w:rPrChange>
          </w:rPr>
          <w:fldChar w:fldCharType="end"/>
        </w:r>
        <w:r w:rsidRPr="009475F1" w:rsidDel="00D275F7">
          <w:rPr>
            <w:rFonts w:ascii="Arial" w:hAnsi="Arial" w:cs="Arial"/>
          </w:rPr>
          <w:delText xml:space="preserve">  [Accessed 12 April 2026].</w:delText>
        </w:r>
      </w:del>
    </w:p>
    <w:p w14:paraId="7015DFE7" w14:textId="66D14D82" w:rsidR="00FF3286" w:rsidRPr="009475F1" w:rsidDel="00D275F7" w:rsidRDefault="00FF3286" w:rsidP="009475F1">
      <w:pPr>
        <w:spacing w:after="160" w:line="360" w:lineRule="auto"/>
        <w:ind w:left="720" w:hanging="720"/>
        <w:jc w:val="both"/>
        <w:rPr>
          <w:del w:id="340" w:author="Thabiso Patrick Matsaba" w:date="2026-04-20T14:26:00Z" w16du:dateUtc="2026-04-20T12:26:00Z"/>
          <w:rFonts w:ascii="Arial" w:hAnsi="Arial" w:cs="Arial"/>
        </w:rPr>
      </w:pPr>
      <w:del w:id="341" w:author="Thabiso Patrick Matsaba" w:date="2026-04-20T14:26:00Z" w16du:dateUtc="2026-04-20T12:26:00Z">
        <w:r w:rsidRPr="009475F1" w:rsidDel="00D275F7">
          <w:rPr>
            <w:rFonts w:ascii="Arial" w:hAnsi="Arial" w:cs="Arial"/>
          </w:rPr>
          <w:delText>Department of Small Business Development (DSBD). (2023). Draft South African small, micro, and medium enterprises policy. Pretoria: Government of South Africa.</w:delText>
        </w:r>
      </w:del>
    </w:p>
    <w:p w14:paraId="123B9B34" w14:textId="4D64E39D" w:rsidR="00FF3286" w:rsidRPr="009475F1" w:rsidDel="00D275F7" w:rsidRDefault="00FF3286" w:rsidP="009475F1">
      <w:pPr>
        <w:spacing w:after="160" w:line="360" w:lineRule="auto"/>
        <w:ind w:left="720" w:hanging="720"/>
        <w:jc w:val="both"/>
        <w:rPr>
          <w:del w:id="342" w:author="Thabiso Patrick Matsaba" w:date="2026-04-20T14:26:00Z" w16du:dateUtc="2026-04-20T12:26:00Z"/>
          <w:rFonts w:ascii="Arial" w:hAnsi="Arial" w:cs="Arial"/>
        </w:rPr>
      </w:pPr>
      <w:del w:id="343" w:author="Thabiso Patrick Matsaba" w:date="2026-04-20T14:26:00Z" w16du:dateUtc="2026-04-20T12:26:00Z">
        <w:r w:rsidRPr="009475F1" w:rsidDel="00D275F7">
          <w:rPr>
            <w:rFonts w:ascii="Arial" w:hAnsi="Arial" w:cs="Arial"/>
          </w:rPr>
          <w:delText xml:space="preserve">FinMark Trust. (2024). FinScope MSME South Africa 2024. Johannesburg: FinMark Trust. Available at: </w:delText>
        </w:r>
        <w:r w:rsidRPr="009475F1" w:rsidDel="00D275F7">
          <w:rPr>
            <w:rFonts w:ascii="Arial" w:hAnsi="Arial" w:cs="Arial"/>
            <w:rPrChange w:id="344" w:author="Thabiso Patrick Matsaba" w:date="2026-04-20T14:36:00Z" w16du:dateUtc="2026-04-20T12:36:00Z">
              <w:rPr/>
            </w:rPrChange>
          </w:rPr>
          <w:fldChar w:fldCharType="begin"/>
        </w:r>
        <w:r w:rsidRPr="009475F1" w:rsidDel="00D275F7">
          <w:rPr>
            <w:rFonts w:ascii="Arial" w:hAnsi="Arial" w:cs="Arial"/>
            <w:rPrChange w:id="345" w:author="Thabiso Patrick Matsaba" w:date="2026-04-20T14:36:00Z" w16du:dateUtc="2026-04-20T12:36:00Z">
              <w:rPr/>
            </w:rPrChange>
          </w:rPr>
          <w:delInstrText>HYPERLINK "https://finmark.org.za/knowledge-hub/articles/finscope-msme-south-africa-2024-key-findings-highlight-urgent-need-for-informal-sector-support"</w:delInstrText>
        </w:r>
        <w:r w:rsidRPr="00EA569C" w:rsidDel="00D275F7">
          <w:rPr>
            <w:rFonts w:ascii="Arial" w:hAnsi="Arial" w:cs="Arial"/>
          </w:rPr>
        </w:r>
        <w:r w:rsidRPr="009475F1" w:rsidDel="00D275F7">
          <w:rPr>
            <w:rFonts w:ascii="Arial" w:hAnsi="Arial" w:cs="Arial"/>
            <w:rPrChange w:id="346" w:author="Thabiso Patrick Matsaba" w:date="2026-04-20T14:36:00Z" w16du:dateUtc="2026-04-20T12:36:00Z">
              <w:rPr/>
            </w:rPrChange>
          </w:rPr>
          <w:fldChar w:fldCharType="separate"/>
        </w:r>
        <w:r w:rsidRPr="009475F1" w:rsidDel="00D275F7">
          <w:rPr>
            <w:rStyle w:val="Hyperlink"/>
            <w:rFonts w:ascii="Arial" w:hAnsi="Arial" w:cs="Arial"/>
          </w:rPr>
          <w:delText>https://finmark.org.za/knowledge-hub/articles/finscope-msme-south-africa-2024-key-findings-highlight-urgent-need-for-informal-sector-support</w:delText>
        </w:r>
        <w:r w:rsidRPr="009475F1" w:rsidDel="00D275F7">
          <w:rPr>
            <w:rFonts w:ascii="Arial" w:hAnsi="Arial" w:cs="Arial"/>
            <w:rPrChange w:id="347" w:author="Thabiso Patrick Matsaba" w:date="2026-04-20T14:36:00Z" w16du:dateUtc="2026-04-20T12:36:00Z">
              <w:rPr/>
            </w:rPrChange>
          </w:rPr>
          <w:fldChar w:fldCharType="end"/>
        </w:r>
        <w:r w:rsidRPr="009475F1" w:rsidDel="00D275F7">
          <w:rPr>
            <w:rFonts w:ascii="Arial" w:hAnsi="Arial" w:cs="Arial"/>
          </w:rPr>
          <w:delText xml:space="preserve"> [Accessed 12 April 2026].</w:delText>
        </w:r>
      </w:del>
    </w:p>
    <w:p w14:paraId="13BDDE27" w14:textId="6D4C455E" w:rsidR="00FF3286" w:rsidRPr="009475F1" w:rsidDel="00D275F7" w:rsidRDefault="00FF3286" w:rsidP="009475F1">
      <w:pPr>
        <w:spacing w:after="160" w:line="360" w:lineRule="auto"/>
        <w:ind w:left="720" w:hanging="720"/>
        <w:jc w:val="both"/>
        <w:rPr>
          <w:del w:id="348" w:author="Thabiso Patrick Matsaba" w:date="2026-04-20T14:26:00Z" w16du:dateUtc="2026-04-20T12:26:00Z"/>
          <w:rFonts w:ascii="Arial" w:hAnsi="Arial" w:cs="Arial"/>
        </w:rPr>
      </w:pPr>
      <w:del w:id="349" w:author="Thabiso Patrick Matsaba" w:date="2026-04-20T14:26:00Z" w16du:dateUtc="2026-04-20T12:26:00Z">
        <w:r w:rsidRPr="009475F1" w:rsidDel="00D275F7">
          <w:rPr>
            <w:rFonts w:ascii="Arial" w:hAnsi="Arial" w:cs="Arial"/>
          </w:rPr>
          <w:delText xml:space="preserve">Ilahi, S., Mohammed, R., Souissi, A., Hamati, M.Y.N. and Smida, R. (2024). Small and medium enterprises (SMEs): key factors affecting the adoption of cloud computing. Saudi Journal of Humanities and Social Sciences, 9(2), pp. 55–62. </w:delText>
        </w:r>
        <w:r w:rsidRPr="009475F1" w:rsidDel="00D275F7">
          <w:rPr>
            <w:rFonts w:ascii="Arial" w:hAnsi="Arial" w:cs="Arial"/>
          </w:rPr>
          <w:lastRenderedPageBreak/>
          <w:delText xml:space="preserve">Available at: </w:delText>
        </w:r>
        <w:r w:rsidRPr="009475F1" w:rsidDel="00D275F7">
          <w:rPr>
            <w:rFonts w:ascii="Arial" w:hAnsi="Arial" w:cs="Arial"/>
            <w:rPrChange w:id="350" w:author="Thabiso Patrick Matsaba" w:date="2026-04-20T14:36:00Z" w16du:dateUtc="2026-04-20T12:36:00Z">
              <w:rPr/>
            </w:rPrChange>
          </w:rPr>
          <w:fldChar w:fldCharType="begin"/>
        </w:r>
        <w:r w:rsidRPr="009475F1" w:rsidDel="00D275F7">
          <w:rPr>
            <w:rFonts w:ascii="Arial" w:hAnsi="Arial" w:cs="Arial"/>
            <w:rPrChange w:id="351" w:author="Thabiso Patrick Matsaba" w:date="2026-04-20T14:36:00Z" w16du:dateUtc="2026-04-20T12:36:00Z">
              <w:rPr/>
            </w:rPrChange>
          </w:rPr>
          <w:delInstrText>HYPERLINK "https://saudijournals.com/media/articles/SJHSS_92_55-62.pdf"</w:delInstrText>
        </w:r>
        <w:r w:rsidRPr="00EA569C" w:rsidDel="00D275F7">
          <w:rPr>
            <w:rFonts w:ascii="Arial" w:hAnsi="Arial" w:cs="Arial"/>
          </w:rPr>
        </w:r>
        <w:r w:rsidRPr="009475F1" w:rsidDel="00D275F7">
          <w:rPr>
            <w:rFonts w:ascii="Arial" w:hAnsi="Arial" w:cs="Arial"/>
            <w:rPrChange w:id="352" w:author="Thabiso Patrick Matsaba" w:date="2026-04-20T14:36:00Z" w16du:dateUtc="2026-04-20T12:36:00Z">
              <w:rPr/>
            </w:rPrChange>
          </w:rPr>
          <w:fldChar w:fldCharType="separate"/>
        </w:r>
        <w:r w:rsidRPr="009475F1" w:rsidDel="00D275F7">
          <w:rPr>
            <w:rStyle w:val="Hyperlink"/>
            <w:rFonts w:ascii="Arial" w:hAnsi="Arial" w:cs="Arial"/>
          </w:rPr>
          <w:delText>https://saudijournals.com/media/articles/SJHSS_92_55-62.pdf</w:delText>
        </w:r>
        <w:r w:rsidRPr="009475F1" w:rsidDel="00D275F7">
          <w:rPr>
            <w:rFonts w:ascii="Arial" w:hAnsi="Arial" w:cs="Arial"/>
            <w:rPrChange w:id="353" w:author="Thabiso Patrick Matsaba" w:date="2026-04-20T14:36:00Z" w16du:dateUtc="2026-04-20T12:36:00Z">
              <w:rPr/>
            </w:rPrChange>
          </w:rPr>
          <w:fldChar w:fldCharType="end"/>
        </w:r>
        <w:r w:rsidRPr="009475F1" w:rsidDel="00D275F7">
          <w:rPr>
            <w:rFonts w:ascii="Arial" w:hAnsi="Arial" w:cs="Arial"/>
          </w:rPr>
          <w:delText xml:space="preserve"> [Accessed 12 April 2026].</w:delText>
        </w:r>
      </w:del>
    </w:p>
    <w:p w14:paraId="760043D9" w14:textId="4BFCEAF2" w:rsidR="00FF3286" w:rsidRPr="009475F1" w:rsidDel="00D275F7" w:rsidRDefault="00FF3286" w:rsidP="009475F1">
      <w:pPr>
        <w:spacing w:after="160" w:line="360" w:lineRule="auto"/>
        <w:ind w:left="720" w:hanging="720"/>
        <w:jc w:val="both"/>
        <w:rPr>
          <w:del w:id="354" w:author="Thabiso Patrick Matsaba" w:date="2026-04-20T14:26:00Z" w16du:dateUtc="2026-04-20T12:26:00Z"/>
          <w:rFonts w:ascii="Arial" w:hAnsi="Arial" w:cs="Arial"/>
        </w:rPr>
      </w:pPr>
      <w:del w:id="355" w:author="Thabiso Patrick Matsaba" w:date="2026-04-20T14:26:00Z" w16du:dateUtc="2026-04-20T12:26:00Z">
        <w:r w:rsidRPr="009475F1" w:rsidDel="00D275F7">
          <w:rPr>
            <w:rFonts w:ascii="Arial" w:hAnsi="Arial" w:cs="Arial"/>
          </w:rPr>
          <w:delText xml:space="preserve">IJSRA. (2024). </w:delText>
        </w:r>
        <w:bookmarkStart w:id="356" w:name="_Int_DGHC3Dgf"/>
        <w:r w:rsidRPr="009475F1" w:rsidDel="00D275F7">
          <w:rPr>
            <w:rFonts w:ascii="Arial" w:hAnsi="Arial" w:cs="Arial"/>
          </w:rPr>
          <w:delText>Reviewing the impact of cloud computing on small and medium enterprises in Africa.</w:delText>
        </w:r>
        <w:bookmarkEnd w:id="356"/>
        <w:r w:rsidRPr="009475F1" w:rsidDel="00D275F7">
          <w:rPr>
            <w:rFonts w:ascii="Arial" w:hAnsi="Arial" w:cs="Arial"/>
          </w:rPr>
          <w:delText xml:space="preserve"> International Journal of Science and Research Archive, 11(01), pp. 1444–1451. Available at: </w:delText>
        </w:r>
        <w:r w:rsidRPr="009475F1" w:rsidDel="00D275F7">
          <w:rPr>
            <w:rFonts w:ascii="Arial" w:hAnsi="Arial" w:cs="Arial"/>
            <w:rPrChange w:id="357" w:author="Thabiso Patrick Matsaba" w:date="2026-04-20T14:36:00Z" w16du:dateUtc="2026-04-20T12:36:00Z">
              <w:rPr/>
            </w:rPrChange>
          </w:rPr>
          <w:fldChar w:fldCharType="begin"/>
        </w:r>
        <w:r w:rsidRPr="009475F1" w:rsidDel="00D275F7">
          <w:rPr>
            <w:rFonts w:ascii="Arial" w:hAnsi="Arial" w:cs="Arial"/>
            <w:rPrChange w:id="358" w:author="Thabiso Patrick Matsaba" w:date="2026-04-20T14:36:00Z" w16du:dateUtc="2026-04-20T12:36:00Z">
              <w:rPr/>
            </w:rPrChange>
          </w:rPr>
          <w:delInstrText>HYPERLINK "https://ijsra.net/sites/default/files/IJSRA-2024-0236.pdf"</w:delInstrText>
        </w:r>
        <w:r w:rsidRPr="00EA569C" w:rsidDel="00D275F7">
          <w:rPr>
            <w:rFonts w:ascii="Arial" w:hAnsi="Arial" w:cs="Arial"/>
          </w:rPr>
        </w:r>
        <w:r w:rsidRPr="009475F1" w:rsidDel="00D275F7">
          <w:rPr>
            <w:rFonts w:ascii="Arial" w:hAnsi="Arial" w:cs="Arial"/>
            <w:rPrChange w:id="359" w:author="Thabiso Patrick Matsaba" w:date="2026-04-20T14:36:00Z" w16du:dateUtc="2026-04-20T12:36:00Z">
              <w:rPr/>
            </w:rPrChange>
          </w:rPr>
          <w:fldChar w:fldCharType="separate"/>
        </w:r>
        <w:r w:rsidRPr="009475F1" w:rsidDel="00D275F7">
          <w:rPr>
            <w:rStyle w:val="Hyperlink"/>
            <w:rFonts w:ascii="Arial" w:hAnsi="Arial" w:cs="Arial"/>
          </w:rPr>
          <w:delText>https://ijsra.net/sites/default/files/IJSRA-2024-0236.pdf</w:delText>
        </w:r>
        <w:r w:rsidRPr="009475F1" w:rsidDel="00D275F7">
          <w:rPr>
            <w:rFonts w:ascii="Arial" w:hAnsi="Arial" w:cs="Arial"/>
            <w:rPrChange w:id="360" w:author="Thabiso Patrick Matsaba" w:date="2026-04-20T14:36:00Z" w16du:dateUtc="2026-04-20T12:36:00Z">
              <w:rPr/>
            </w:rPrChange>
          </w:rPr>
          <w:fldChar w:fldCharType="end"/>
        </w:r>
        <w:r w:rsidRPr="009475F1" w:rsidDel="00D275F7">
          <w:rPr>
            <w:rFonts w:ascii="Arial" w:hAnsi="Arial" w:cs="Arial"/>
          </w:rPr>
          <w:delText xml:space="preserve"> [Accessed 12 April 2026].</w:delText>
        </w:r>
      </w:del>
    </w:p>
    <w:p w14:paraId="4DF7D3B2" w14:textId="6AE1F079" w:rsidR="00FF3286" w:rsidRPr="009475F1" w:rsidDel="00D275F7" w:rsidRDefault="00FF3286" w:rsidP="009475F1">
      <w:pPr>
        <w:spacing w:after="160" w:line="360" w:lineRule="auto"/>
        <w:ind w:left="720" w:hanging="720"/>
        <w:jc w:val="both"/>
        <w:rPr>
          <w:del w:id="361" w:author="Thabiso Patrick Matsaba" w:date="2026-04-20T14:26:00Z" w16du:dateUtc="2026-04-20T12:26:00Z"/>
          <w:rFonts w:ascii="Arial" w:hAnsi="Arial" w:cs="Arial"/>
        </w:rPr>
      </w:pPr>
      <w:del w:id="362" w:author="Thabiso Patrick Matsaba" w:date="2026-04-20T14:26:00Z" w16du:dateUtc="2026-04-20T12:26:00Z">
        <w:r w:rsidRPr="009475F1" w:rsidDel="00D275F7">
          <w:rPr>
            <w:rFonts w:ascii="Arial" w:hAnsi="Arial" w:cs="Arial"/>
          </w:rPr>
          <w:delText xml:space="preserve">Jayeola, O., Sidek, S., Abd Rahman, A., Mahomed, A.S.B. and Hu, J. (2022). Cloud computing adoption in small and medium enterprises (SMEs): a systematic literature review and directions for future research. International Journal of Business and Society, 23(1), pp. 226–243. </w:delText>
        </w:r>
        <w:r w:rsidRPr="009475F1" w:rsidDel="00D275F7">
          <w:rPr>
            <w:rFonts w:ascii="Arial" w:hAnsi="Arial" w:cs="Arial"/>
            <w:rPrChange w:id="363" w:author="Thabiso Patrick Matsaba" w:date="2026-04-20T14:36:00Z" w16du:dateUtc="2026-04-20T12:36:00Z">
              <w:rPr/>
            </w:rPrChange>
          </w:rPr>
          <w:fldChar w:fldCharType="begin"/>
        </w:r>
        <w:r w:rsidRPr="009475F1" w:rsidDel="00D275F7">
          <w:rPr>
            <w:rFonts w:ascii="Arial" w:hAnsi="Arial" w:cs="Arial"/>
            <w:rPrChange w:id="364" w:author="Thabiso Patrick Matsaba" w:date="2026-04-20T14:36:00Z" w16du:dateUtc="2026-04-20T12:36:00Z">
              <w:rPr/>
            </w:rPrChange>
          </w:rPr>
          <w:delInstrText>HYPERLINK "https://doi.org/10.33736/ijbs.4610.2022"</w:delInstrText>
        </w:r>
        <w:r w:rsidRPr="00EA569C" w:rsidDel="00D275F7">
          <w:rPr>
            <w:rFonts w:ascii="Arial" w:hAnsi="Arial" w:cs="Arial"/>
          </w:rPr>
        </w:r>
        <w:r w:rsidRPr="009475F1" w:rsidDel="00D275F7">
          <w:rPr>
            <w:rFonts w:ascii="Arial" w:hAnsi="Arial" w:cs="Arial"/>
            <w:rPrChange w:id="365" w:author="Thabiso Patrick Matsaba" w:date="2026-04-20T14:36:00Z" w16du:dateUtc="2026-04-20T12:36:00Z">
              <w:rPr/>
            </w:rPrChange>
          </w:rPr>
          <w:fldChar w:fldCharType="separate"/>
        </w:r>
        <w:r w:rsidRPr="009475F1" w:rsidDel="00D275F7">
          <w:rPr>
            <w:rStyle w:val="Hyperlink"/>
            <w:rFonts w:ascii="Arial" w:hAnsi="Arial" w:cs="Arial"/>
          </w:rPr>
          <w:delText>https://doi.org/10.33736/ijbs.4610.2022</w:delText>
        </w:r>
        <w:r w:rsidRPr="009475F1" w:rsidDel="00D275F7">
          <w:rPr>
            <w:rFonts w:ascii="Arial" w:hAnsi="Arial" w:cs="Arial"/>
            <w:rPrChange w:id="366" w:author="Thabiso Patrick Matsaba" w:date="2026-04-20T14:36:00Z" w16du:dateUtc="2026-04-20T12:36:00Z">
              <w:rPr/>
            </w:rPrChange>
          </w:rPr>
          <w:fldChar w:fldCharType="end"/>
        </w:r>
      </w:del>
    </w:p>
    <w:p w14:paraId="650494F7" w14:textId="525D7938" w:rsidR="00FA42B6" w:rsidRPr="009475F1" w:rsidDel="00D275F7" w:rsidRDefault="00FF3286" w:rsidP="009475F1">
      <w:pPr>
        <w:spacing w:after="160" w:line="360" w:lineRule="auto"/>
        <w:ind w:left="720" w:hanging="720"/>
        <w:jc w:val="both"/>
        <w:rPr>
          <w:del w:id="367" w:author="Thabiso Patrick Matsaba" w:date="2026-04-20T14:26:00Z" w16du:dateUtc="2026-04-20T12:26:00Z"/>
          <w:rFonts w:ascii="Arial" w:hAnsi="Arial" w:cs="Arial"/>
        </w:rPr>
      </w:pPr>
      <w:del w:id="368" w:author="Thabiso Patrick Matsaba" w:date="2026-04-20T14:26:00Z" w16du:dateUtc="2026-04-20T12:26:00Z">
        <w:r w:rsidRPr="009475F1" w:rsidDel="00D275F7">
          <w:rPr>
            <w:rFonts w:ascii="Arial" w:hAnsi="Arial" w:cs="Arial"/>
          </w:rPr>
          <w:delText xml:space="preserve">McKinsey and Company. (2024). Africa’s leap ahead into cloud: opportunities and barriers. McKinsey Digital, January. Available at: </w:delText>
        </w:r>
        <w:r w:rsidRPr="009475F1" w:rsidDel="00D275F7">
          <w:rPr>
            <w:rFonts w:ascii="Arial" w:hAnsi="Arial" w:cs="Arial"/>
            <w:rPrChange w:id="369" w:author="Thabiso Patrick Matsaba" w:date="2026-04-20T14:36:00Z" w16du:dateUtc="2026-04-20T12:36:00Z">
              <w:rPr/>
            </w:rPrChange>
          </w:rPr>
          <w:fldChar w:fldCharType="begin"/>
        </w:r>
        <w:r w:rsidRPr="009475F1" w:rsidDel="00D275F7">
          <w:rPr>
            <w:rFonts w:ascii="Arial" w:hAnsi="Arial" w:cs="Arial"/>
            <w:rPrChange w:id="370" w:author="Thabiso Patrick Matsaba" w:date="2026-04-20T14:36:00Z" w16du:dateUtc="2026-04-20T12:36:00Z">
              <w:rPr/>
            </w:rPrChange>
          </w:rPr>
          <w:delInstrText>HYPERLINK "https://www.mckinsey.com/capabilities/mckinsey-digital/our-insights/africas-leap-ahead-into-cloud-opportunities-and-barriers"</w:delInstrText>
        </w:r>
        <w:r w:rsidRPr="00EA569C" w:rsidDel="00D275F7">
          <w:rPr>
            <w:rFonts w:ascii="Arial" w:hAnsi="Arial" w:cs="Arial"/>
          </w:rPr>
        </w:r>
        <w:r w:rsidRPr="009475F1" w:rsidDel="00D275F7">
          <w:rPr>
            <w:rFonts w:ascii="Arial" w:hAnsi="Arial" w:cs="Arial"/>
            <w:rPrChange w:id="371" w:author="Thabiso Patrick Matsaba" w:date="2026-04-20T14:36:00Z" w16du:dateUtc="2026-04-20T12:36:00Z">
              <w:rPr/>
            </w:rPrChange>
          </w:rPr>
          <w:fldChar w:fldCharType="separate"/>
        </w:r>
        <w:r w:rsidRPr="009475F1" w:rsidDel="00D275F7">
          <w:rPr>
            <w:rStyle w:val="Hyperlink"/>
            <w:rFonts w:ascii="Arial" w:hAnsi="Arial" w:cs="Arial"/>
          </w:rPr>
          <w:delText>https://www.mckinsey.com/capabilities/mckinsey-digital/our-insights/africas-leap-ahead-into-cloud-opportunities-and-barriers</w:delText>
        </w:r>
        <w:r w:rsidRPr="009475F1" w:rsidDel="00D275F7">
          <w:rPr>
            <w:rFonts w:ascii="Arial" w:hAnsi="Arial" w:cs="Arial"/>
            <w:rPrChange w:id="372" w:author="Thabiso Patrick Matsaba" w:date="2026-04-20T14:36:00Z" w16du:dateUtc="2026-04-20T12:36:00Z">
              <w:rPr/>
            </w:rPrChange>
          </w:rPr>
          <w:fldChar w:fldCharType="end"/>
        </w:r>
        <w:r w:rsidRPr="009475F1" w:rsidDel="00D275F7">
          <w:rPr>
            <w:rFonts w:ascii="Arial" w:hAnsi="Arial" w:cs="Arial"/>
          </w:rPr>
          <w:delText xml:space="preserve"> [Accessed 12 April 2026].</w:delText>
        </w:r>
      </w:del>
    </w:p>
    <w:p w14:paraId="13691CF9" w14:textId="4C50A065" w:rsidR="00FF3286" w:rsidRPr="009475F1" w:rsidDel="00197334" w:rsidRDefault="00FF3286" w:rsidP="009475F1">
      <w:pPr>
        <w:spacing w:after="160" w:line="360" w:lineRule="auto"/>
        <w:ind w:left="720" w:hanging="720"/>
        <w:jc w:val="both"/>
        <w:rPr>
          <w:del w:id="373" w:author="Thabiso Patrick Matsaba" w:date="2026-04-19T22:29:00Z" w16du:dateUtc="2026-04-19T20:29:00Z"/>
          <w:rFonts w:ascii="Arial" w:hAnsi="Arial" w:cs="Arial"/>
        </w:rPr>
      </w:pPr>
      <w:del w:id="374" w:author="Thabiso Patrick Matsaba" w:date="2026-04-19T22:29:00Z" w16du:dateUtc="2026-04-19T20:29:00Z">
        <w:r w:rsidRPr="009475F1" w:rsidDel="00197334">
          <w:rPr>
            <w:rFonts w:ascii="Arial" w:hAnsi="Arial" w:cs="Arial"/>
          </w:rPr>
          <w:delText>Mell, P. and Grance, T. (2011). The NIST definition of cloud computing. NIST Special Publication 800-145. Gaithersburg: National Institute of Standards and Technology.</w:delText>
        </w:r>
      </w:del>
    </w:p>
    <w:p w14:paraId="4BDBDE14" w14:textId="13B5DF4B" w:rsidR="00FF3286" w:rsidRPr="009475F1" w:rsidDel="00D275F7" w:rsidRDefault="00FF3286" w:rsidP="009475F1">
      <w:pPr>
        <w:spacing w:after="160" w:line="360" w:lineRule="auto"/>
        <w:ind w:left="720" w:hanging="720"/>
        <w:jc w:val="both"/>
        <w:rPr>
          <w:del w:id="375" w:author="Thabiso Patrick Matsaba" w:date="2026-04-20T14:26:00Z" w16du:dateUtc="2026-04-20T12:26:00Z"/>
          <w:rFonts w:ascii="Arial" w:hAnsi="Arial" w:cs="Arial"/>
        </w:rPr>
      </w:pPr>
      <w:del w:id="376" w:author="Thabiso Patrick Matsaba" w:date="2026-04-20T14:26:00Z" w16du:dateUtc="2026-04-20T12:26:00Z">
        <w:r w:rsidRPr="009475F1" w:rsidDel="00D275F7">
          <w:rPr>
            <w:rFonts w:ascii="Arial" w:hAnsi="Arial" w:cs="Arial"/>
          </w:rPr>
          <w:delText xml:space="preserve">Mkhize, A., Mokhothu, K.D., Tshikhotho, M. and Thango, B.A. (2025). </w:delText>
        </w:r>
        <w:bookmarkStart w:id="377" w:name="_Int_j0zC9htg"/>
        <w:r w:rsidRPr="009475F1" w:rsidDel="00D275F7">
          <w:rPr>
            <w:rFonts w:ascii="Arial" w:hAnsi="Arial" w:cs="Arial"/>
          </w:rPr>
          <w:delText>Evaluating the impact of cloud computing on SME performance: a systematic review.</w:delText>
        </w:r>
        <w:bookmarkEnd w:id="377"/>
        <w:r w:rsidRPr="009475F1" w:rsidDel="00D275F7">
          <w:rPr>
            <w:rFonts w:ascii="Arial" w:hAnsi="Arial" w:cs="Arial"/>
          </w:rPr>
          <w:delText xml:space="preserve"> Businesses, 5(2), p. 23. </w:delText>
        </w:r>
        <w:r w:rsidRPr="009475F1" w:rsidDel="00D275F7">
          <w:rPr>
            <w:rFonts w:ascii="Arial" w:hAnsi="Arial" w:cs="Arial"/>
            <w:rPrChange w:id="378" w:author="Thabiso Patrick Matsaba" w:date="2026-04-20T14:36:00Z" w16du:dateUtc="2026-04-20T12:36:00Z">
              <w:rPr/>
            </w:rPrChange>
          </w:rPr>
          <w:fldChar w:fldCharType="begin"/>
        </w:r>
        <w:r w:rsidRPr="009475F1" w:rsidDel="00D275F7">
          <w:rPr>
            <w:rFonts w:ascii="Arial" w:hAnsi="Arial" w:cs="Arial"/>
            <w:rPrChange w:id="379" w:author="Thabiso Patrick Matsaba" w:date="2026-04-20T14:36:00Z" w16du:dateUtc="2026-04-20T12:36:00Z">
              <w:rPr/>
            </w:rPrChange>
          </w:rPr>
          <w:delInstrText>HYPERLINK "https://doi.org/10.3390/businesses5020023"</w:delInstrText>
        </w:r>
        <w:r w:rsidRPr="00EA569C" w:rsidDel="00D275F7">
          <w:rPr>
            <w:rFonts w:ascii="Arial" w:hAnsi="Arial" w:cs="Arial"/>
          </w:rPr>
        </w:r>
        <w:r w:rsidRPr="009475F1" w:rsidDel="00D275F7">
          <w:rPr>
            <w:rFonts w:ascii="Arial" w:hAnsi="Arial" w:cs="Arial"/>
            <w:rPrChange w:id="380" w:author="Thabiso Patrick Matsaba" w:date="2026-04-20T14:36:00Z" w16du:dateUtc="2026-04-20T12:36:00Z">
              <w:rPr/>
            </w:rPrChange>
          </w:rPr>
          <w:fldChar w:fldCharType="separate"/>
        </w:r>
        <w:r w:rsidRPr="009475F1" w:rsidDel="00D275F7">
          <w:rPr>
            <w:rStyle w:val="Hyperlink"/>
            <w:rFonts w:ascii="Arial" w:hAnsi="Arial" w:cs="Arial"/>
          </w:rPr>
          <w:delText>https://doi.org/10.3390/businesses5020023</w:delText>
        </w:r>
        <w:r w:rsidRPr="009475F1" w:rsidDel="00D275F7">
          <w:rPr>
            <w:rFonts w:ascii="Arial" w:hAnsi="Arial" w:cs="Arial"/>
            <w:rPrChange w:id="381" w:author="Thabiso Patrick Matsaba" w:date="2026-04-20T14:36:00Z" w16du:dateUtc="2026-04-20T12:36:00Z">
              <w:rPr/>
            </w:rPrChange>
          </w:rPr>
          <w:fldChar w:fldCharType="end"/>
        </w:r>
      </w:del>
    </w:p>
    <w:p w14:paraId="22F56187" w14:textId="62B8BA25" w:rsidR="00FF3286" w:rsidRPr="009475F1" w:rsidDel="00D275F7" w:rsidRDefault="00FF3286" w:rsidP="009475F1">
      <w:pPr>
        <w:spacing w:after="160" w:line="360" w:lineRule="auto"/>
        <w:ind w:left="720" w:hanging="720"/>
        <w:jc w:val="both"/>
        <w:rPr>
          <w:del w:id="382" w:author="Thabiso Patrick Matsaba" w:date="2026-04-20T14:26:00Z" w16du:dateUtc="2026-04-20T12:26:00Z"/>
          <w:rFonts w:ascii="Arial" w:hAnsi="Arial" w:cs="Arial"/>
        </w:rPr>
      </w:pPr>
      <w:del w:id="383" w:author="Thabiso Patrick Matsaba" w:date="2026-04-20T14:26:00Z" w16du:dateUtc="2026-04-20T12:26:00Z">
        <w:r w:rsidRPr="009475F1" w:rsidDel="00D275F7">
          <w:rPr>
            <w:rFonts w:ascii="Arial" w:hAnsi="Arial" w:cs="Arial"/>
          </w:rPr>
          <w:delText xml:space="preserve">Mokwena, L. and Sithole, B. (2024). Barriers of cloud computing adoption by SMEs in Polokwane Municipality. Propulsion Technology Journal, 45(2). Available at: </w:delText>
        </w:r>
        <w:r w:rsidRPr="009475F1" w:rsidDel="00D275F7">
          <w:rPr>
            <w:rFonts w:ascii="Arial" w:hAnsi="Arial" w:cs="Arial"/>
            <w:rPrChange w:id="384" w:author="Thabiso Patrick Matsaba" w:date="2026-04-20T14:36:00Z" w16du:dateUtc="2026-04-20T12:36:00Z">
              <w:rPr/>
            </w:rPrChange>
          </w:rPr>
          <w:fldChar w:fldCharType="begin"/>
        </w:r>
        <w:r w:rsidRPr="009475F1" w:rsidDel="00D275F7">
          <w:rPr>
            <w:rFonts w:ascii="Arial" w:hAnsi="Arial" w:cs="Arial"/>
            <w:rPrChange w:id="385" w:author="Thabiso Patrick Matsaba" w:date="2026-04-20T14:36:00Z" w16du:dateUtc="2026-04-20T12:36:00Z">
              <w:rPr/>
            </w:rPrChange>
          </w:rPr>
          <w:delInstrText>HYPERLINK "https://www.propulsiontechjournal.com/index.php/journal/article/download/6674/4364/11469"</w:delInstrText>
        </w:r>
        <w:r w:rsidRPr="00EA569C" w:rsidDel="00D275F7">
          <w:rPr>
            <w:rFonts w:ascii="Arial" w:hAnsi="Arial" w:cs="Arial"/>
          </w:rPr>
        </w:r>
        <w:r w:rsidRPr="009475F1" w:rsidDel="00D275F7">
          <w:rPr>
            <w:rFonts w:ascii="Arial" w:hAnsi="Arial" w:cs="Arial"/>
            <w:rPrChange w:id="386" w:author="Thabiso Patrick Matsaba" w:date="2026-04-20T14:36:00Z" w16du:dateUtc="2026-04-20T12:36:00Z">
              <w:rPr/>
            </w:rPrChange>
          </w:rPr>
          <w:fldChar w:fldCharType="separate"/>
        </w:r>
        <w:r w:rsidRPr="009475F1" w:rsidDel="00D275F7">
          <w:rPr>
            <w:rStyle w:val="Hyperlink"/>
            <w:rFonts w:ascii="Arial" w:hAnsi="Arial" w:cs="Arial"/>
          </w:rPr>
          <w:delText>https://www.propulsiontechjournal.com/index.php/journal/article/download/6674/4364/11469</w:delText>
        </w:r>
        <w:r w:rsidRPr="009475F1" w:rsidDel="00D275F7">
          <w:rPr>
            <w:rFonts w:ascii="Arial" w:hAnsi="Arial" w:cs="Arial"/>
            <w:rPrChange w:id="387" w:author="Thabiso Patrick Matsaba" w:date="2026-04-20T14:36:00Z" w16du:dateUtc="2026-04-20T12:36:00Z">
              <w:rPr/>
            </w:rPrChange>
          </w:rPr>
          <w:fldChar w:fldCharType="end"/>
        </w:r>
        <w:r w:rsidRPr="009475F1" w:rsidDel="00D275F7">
          <w:rPr>
            <w:rFonts w:ascii="Arial" w:hAnsi="Arial" w:cs="Arial"/>
          </w:rPr>
          <w:delText xml:space="preserve"> [Accessed 12 April 2026].</w:delText>
        </w:r>
      </w:del>
    </w:p>
    <w:p w14:paraId="2B4734BD" w14:textId="6B63BDB4" w:rsidR="00FF3286" w:rsidRPr="009475F1" w:rsidDel="00D275F7" w:rsidRDefault="00FF3286" w:rsidP="009475F1">
      <w:pPr>
        <w:spacing w:after="160" w:line="360" w:lineRule="auto"/>
        <w:ind w:left="720" w:hanging="720"/>
        <w:jc w:val="both"/>
        <w:rPr>
          <w:del w:id="388" w:author="Thabiso Patrick Matsaba" w:date="2026-04-20T14:26:00Z" w16du:dateUtc="2026-04-20T12:26:00Z"/>
          <w:rFonts w:ascii="Arial" w:hAnsi="Arial" w:cs="Arial"/>
        </w:rPr>
      </w:pPr>
      <w:del w:id="389" w:author="Thabiso Patrick Matsaba" w:date="2026-04-20T14:26:00Z" w16du:dateUtc="2026-04-20T12:26:00Z">
        <w:r w:rsidRPr="009475F1" w:rsidDel="00D275F7">
          <w:rPr>
            <w:rFonts w:ascii="Arial" w:hAnsi="Arial" w:cs="Arial"/>
          </w:rPr>
          <w:delText xml:space="preserve">Santos, A., Martins, J., Pestana, P., Gonçalves, R., São Mamede, H. and Branco, F. (2023). </w:delText>
        </w:r>
        <w:bookmarkStart w:id="390" w:name="_Int_NSZHT7r3"/>
        <w:r w:rsidRPr="009475F1" w:rsidDel="00D275F7">
          <w:rPr>
            <w:rFonts w:ascii="Arial" w:hAnsi="Arial" w:cs="Arial"/>
          </w:rPr>
          <w:delText>The antecedents of cloud computing adoption and its consequences for MSMEs’ performance: a model based on the Technology-Organization-Environment (TOE) framework.</w:delText>
        </w:r>
        <w:bookmarkEnd w:id="390"/>
        <w:r w:rsidRPr="009475F1" w:rsidDel="00D275F7">
          <w:rPr>
            <w:rFonts w:ascii="Arial" w:hAnsi="Arial" w:cs="Arial"/>
          </w:rPr>
          <w:delText xml:space="preserve"> Cogent Business and Management, 10(2), article 2220190. </w:delText>
        </w:r>
        <w:r w:rsidRPr="009475F1" w:rsidDel="00D275F7">
          <w:rPr>
            <w:rFonts w:ascii="Arial" w:hAnsi="Arial" w:cs="Arial"/>
            <w:rPrChange w:id="391" w:author="Thabiso Patrick Matsaba" w:date="2026-04-20T14:36:00Z" w16du:dateUtc="2026-04-20T12:36:00Z">
              <w:rPr/>
            </w:rPrChange>
          </w:rPr>
          <w:fldChar w:fldCharType="begin"/>
        </w:r>
        <w:r w:rsidRPr="009475F1" w:rsidDel="00D275F7">
          <w:rPr>
            <w:rFonts w:ascii="Arial" w:hAnsi="Arial" w:cs="Arial"/>
            <w:rPrChange w:id="392" w:author="Thabiso Patrick Matsaba" w:date="2026-04-20T14:36:00Z" w16du:dateUtc="2026-04-20T12:36:00Z">
              <w:rPr/>
            </w:rPrChange>
          </w:rPr>
          <w:delInstrText>HYPERLINK "https://doi.org/10.1080/23311975.2023.2220190"</w:delInstrText>
        </w:r>
        <w:r w:rsidRPr="00EA569C" w:rsidDel="00D275F7">
          <w:rPr>
            <w:rFonts w:ascii="Arial" w:hAnsi="Arial" w:cs="Arial"/>
          </w:rPr>
        </w:r>
        <w:r w:rsidRPr="009475F1" w:rsidDel="00D275F7">
          <w:rPr>
            <w:rFonts w:ascii="Arial" w:hAnsi="Arial" w:cs="Arial"/>
            <w:rPrChange w:id="393" w:author="Thabiso Patrick Matsaba" w:date="2026-04-20T14:36:00Z" w16du:dateUtc="2026-04-20T12:36:00Z">
              <w:rPr/>
            </w:rPrChange>
          </w:rPr>
          <w:fldChar w:fldCharType="separate"/>
        </w:r>
        <w:r w:rsidRPr="009475F1" w:rsidDel="00D275F7">
          <w:rPr>
            <w:rStyle w:val="Hyperlink"/>
            <w:rFonts w:ascii="Arial" w:hAnsi="Arial" w:cs="Arial"/>
          </w:rPr>
          <w:delText>https://doi.org/10.1080/23311975.2023.2220190</w:delText>
        </w:r>
        <w:r w:rsidRPr="009475F1" w:rsidDel="00D275F7">
          <w:rPr>
            <w:rFonts w:ascii="Arial" w:hAnsi="Arial" w:cs="Arial"/>
            <w:rPrChange w:id="394" w:author="Thabiso Patrick Matsaba" w:date="2026-04-20T14:36:00Z" w16du:dateUtc="2026-04-20T12:36:00Z">
              <w:rPr/>
            </w:rPrChange>
          </w:rPr>
          <w:fldChar w:fldCharType="end"/>
        </w:r>
      </w:del>
    </w:p>
    <w:p w14:paraId="5391C069" w14:textId="1FB2F38C" w:rsidR="00FF3286" w:rsidRPr="009475F1" w:rsidDel="00D275F7" w:rsidRDefault="00FF3286" w:rsidP="009475F1">
      <w:pPr>
        <w:spacing w:after="160" w:line="360" w:lineRule="auto"/>
        <w:ind w:left="720" w:hanging="720"/>
        <w:jc w:val="both"/>
        <w:rPr>
          <w:del w:id="395" w:author="Thabiso Patrick Matsaba" w:date="2026-04-20T14:26:00Z" w16du:dateUtc="2026-04-20T12:26:00Z"/>
          <w:rFonts w:ascii="Arial" w:hAnsi="Arial" w:cs="Arial"/>
        </w:rPr>
      </w:pPr>
      <w:del w:id="396" w:author="Thabiso Patrick Matsaba" w:date="2026-04-20T14:26:00Z" w16du:dateUtc="2026-04-20T12:26:00Z">
        <w:r w:rsidRPr="009475F1" w:rsidDel="00D275F7">
          <w:rPr>
            <w:rFonts w:ascii="Arial" w:hAnsi="Arial" w:cs="Arial"/>
          </w:rPr>
          <w:lastRenderedPageBreak/>
          <w:delText xml:space="preserve">Statistics South Africa (Stats SA). (2024). Gross domestic product: fourth quarter 2024. Pretoria: Statistics South Africa. Available at: </w:delText>
        </w:r>
        <w:r w:rsidRPr="009475F1" w:rsidDel="00D275F7">
          <w:rPr>
            <w:rFonts w:ascii="Arial" w:hAnsi="Arial" w:cs="Arial"/>
            <w:rPrChange w:id="397" w:author="Thabiso Patrick Matsaba" w:date="2026-04-20T14:36:00Z" w16du:dateUtc="2026-04-20T12:36:00Z">
              <w:rPr/>
            </w:rPrChange>
          </w:rPr>
          <w:fldChar w:fldCharType="begin"/>
        </w:r>
        <w:r w:rsidRPr="009475F1" w:rsidDel="00D275F7">
          <w:rPr>
            <w:rFonts w:ascii="Arial" w:hAnsi="Arial" w:cs="Arial"/>
            <w:rPrChange w:id="398" w:author="Thabiso Patrick Matsaba" w:date="2026-04-20T14:36:00Z" w16du:dateUtc="2026-04-20T12:36:00Z">
              <w:rPr/>
            </w:rPrChange>
          </w:rPr>
          <w:delInstrText>HYPERLINK "https://www.statssa.gov.za/publications/P0441/P04414thQuarter2024.pdf"</w:delInstrText>
        </w:r>
        <w:r w:rsidRPr="00EA569C" w:rsidDel="00D275F7">
          <w:rPr>
            <w:rFonts w:ascii="Arial" w:hAnsi="Arial" w:cs="Arial"/>
          </w:rPr>
        </w:r>
        <w:r w:rsidRPr="009475F1" w:rsidDel="00D275F7">
          <w:rPr>
            <w:rFonts w:ascii="Arial" w:hAnsi="Arial" w:cs="Arial"/>
            <w:rPrChange w:id="399" w:author="Thabiso Patrick Matsaba" w:date="2026-04-20T14:36:00Z" w16du:dateUtc="2026-04-20T12:36:00Z">
              <w:rPr/>
            </w:rPrChange>
          </w:rPr>
          <w:fldChar w:fldCharType="separate"/>
        </w:r>
        <w:r w:rsidRPr="009475F1" w:rsidDel="00D275F7">
          <w:rPr>
            <w:rStyle w:val="Hyperlink"/>
            <w:rFonts w:ascii="Arial" w:hAnsi="Arial" w:cs="Arial"/>
          </w:rPr>
          <w:delText>https://www.statssa.gov.za/publications/P0441/P04414thQuarter2024.pdf</w:delText>
        </w:r>
        <w:r w:rsidRPr="009475F1" w:rsidDel="00D275F7">
          <w:rPr>
            <w:rFonts w:ascii="Arial" w:hAnsi="Arial" w:cs="Arial"/>
            <w:rPrChange w:id="400" w:author="Thabiso Patrick Matsaba" w:date="2026-04-20T14:36:00Z" w16du:dateUtc="2026-04-20T12:36:00Z">
              <w:rPr/>
            </w:rPrChange>
          </w:rPr>
          <w:fldChar w:fldCharType="end"/>
        </w:r>
        <w:r w:rsidRPr="009475F1" w:rsidDel="00D275F7">
          <w:rPr>
            <w:rFonts w:ascii="Arial" w:hAnsi="Arial" w:cs="Arial"/>
          </w:rPr>
          <w:delText xml:space="preserve"> [Accessed 12 April 2026].</w:delText>
        </w:r>
      </w:del>
    </w:p>
    <w:p w14:paraId="198F5C81" w14:textId="44A44F52" w:rsidR="00FF3286" w:rsidRPr="009475F1" w:rsidDel="00D275F7" w:rsidRDefault="00FF3286" w:rsidP="009475F1">
      <w:pPr>
        <w:spacing w:after="160" w:line="360" w:lineRule="auto"/>
        <w:ind w:left="720" w:hanging="720"/>
        <w:jc w:val="both"/>
        <w:rPr>
          <w:del w:id="401" w:author="Thabiso Patrick Matsaba" w:date="2026-04-20T14:26:00Z" w16du:dateUtc="2026-04-20T12:26:00Z"/>
          <w:rFonts w:ascii="Arial" w:hAnsi="Arial" w:cs="Arial"/>
        </w:rPr>
      </w:pPr>
      <w:del w:id="402" w:author="Thabiso Patrick Matsaba" w:date="2026-04-20T14:26:00Z" w16du:dateUtc="2026-04-20T12:26:00Z">
        <w:r w:rsidRPr="009475F1" w:rsidDel="00D275F7">
          <w:rPr>
            <w:rFonts w:ascii="Arial" w:hAnsi="Arial" w:cs="Arial"/>
          </w:rPr>
          <w:delText>Tornatzky, L.G. and Fleischer, M. (1990). The processes of technological innovation. Lexington, MA: Lexington Books.</w:delText>
        </w:r>
      </w:del>
    </w:p>
    <w:p w14:paraId="05702DD4" w14:textId="3C033E92" w:rsidR="00FF3286" w:rsidRPr="009475F1" w:rsidRDefault="00FF3286" w:rsidP="00C1642E">
      <w:pPr>
        <w:spacing w:after="160" w:line="360" w:lineRule="auto"/>
        <w:ind w:left="720" w:hanging="720"/>
        <w:jc w:val="both"/>
        <w:rPr>
          <w:rFonts w:ascii="Arial" w:hAnsi="Arial" w:cs="Arial"/>
        </w:rPr>
      </w:pPr>
      <w:del w:id="403" w:author="Thabiso Patrick Matsaba" w:date="2026-04-20T14:26:00Z" w16du:dateUtc="2026-04-20T12:26:00Z">
        <w:r w:rsidRPr="009475F1" w:rsidDel="00D275F7">
          <w:rPr>
            <w:rFonts w:ascii="Arial" w:hAnsi="Arial" w:cs="Arial"/>
          </w:rPr>
          <w:delText xml:space="preserve">Yaseen, H., Al-Adwan, A.S., Nofal, M., Hmoud, H. and Abujassar, R.S. (2023). </w:delText>
        </w:r>
        <w:bookmarkStart w:id="404" w:name="_Int_Vkx373Jm"/>
        <w:r w:rsidRPr="009475F1" w:rsidDel="00D275F7">
          <w:rPr>
            <w:rFonts w:ascii="Arial" w:hAnsi="Arial" w:cs="Arial"/>
          </w:rPr>
          <w:delText>Factors influencing cloud computing adoption among SMEs: the Jordanian context.</w:delText>
        </w:r>
        <w:bookmarkEnd w:id="404"/>
        <w:r w:rsidRPr="009475F1" w:rsidDel="00D275F7">
          <w:rPr>
            <w:rFonts w:ascii="Arial" w:hAnsi="Arial" w:cs="Arial"/>
          </w:rPr>
          <w:delText xml:space="preserve"> Information Development, 39(2), pp. 317–332. </w:delText>
        </w:r>
        <w:commentRangeStart w:id="405"/>
        <w:r w:rsidRPr="009475F1" w:rsidDel="00D275F7">
          <w:rPr>
            <w:rFonts w:ascii="Arial" w:hAnsi="Arial" w:cs="Arial"/>
            <w:rPrChange w:id="406" w:author="Thabiso Patrick Matsaba" w:date="2026-04-20T14:36:00Z" w16du:dateUtc="2026-04-20T12:36:00Z">
              <w:rPr/>
            </w:rPrChange>
          </w:rPr>
          <w:fldChar w:fldCharType="begin"/>
        </w:r>
        <w:r w:rsidRPr="009475F1" w:rsidDel="00D275F7">
          <w:rPr>
            <w:rFonts w:ascii="Arial" w:hAnsi="Arial" w:cs="Arial"/>
            <w:rPrChange w:id="407" w:author="Thabiso Patrick Matsaba" w:date="2026-04-20T14:36:00Z" w16du:dateUtc="2026-04-20T12:36:00Z">
              <w:rPr/>
            </w:rPrChange>
          </w:rPr>
          <w:delInstrText>HYPERLINK "https://doi.org/10.1177/02666669211047916"</w:delInstrText>
        </w:r>
        <w:r w:rsidRPr="00EA569C" w:rsidDel="00D275F7">
          <w:rPr>
            <w:rFonts w:ascii="Arial" w:hAnsi="Arial" w:cs="Arial"/>
          </w:rPr>
        </w:r>
        <w:r w:rsidRPr="009475F1" w:rsidDel="00D275F7">
          <w:rPr>
            <w:rFonts w:ascii="Arial" w:hAnsi="Arial" w:cs="Arial"/>
            <w:rPrChange w:id="408" w:author="Thabiso Patrick Matsaba" w:date="2026-04-20T14:36:00Z" w16du:dateUtc="2026-04-20T12:36:00Z">
              <w:rPr/>
            </w:rPrChange>
          </w:rPr>
          <w:fldChar w:fldCharType="separate"/>
        </w:r>
        <w:r w:rsidRPr="009475F1" w:rsidDel="00D275F7">
          <w:rPr>
            <w:rStyle w:val="Hyperlink"/>
            <w:rFonts w:ascii="Arial" w:hAnsi="Arial" w:cs="Arial"/>
          </w:rPr>
          <w:delText>https://doi.org/10.1177/02666669211047916</w:delText>
        </w:r>
        <w:r w:rsidRPr="009475F1" w:rsidDel="00D275F7">
          <w:rPr>
            <w:rFonts w:ascii="Arial" w:hAnsi="Arial" w:cs="Arial"/>
            <w:rPrChange w:id="409" w:author="Thabiso Patrick Matsaba" w:date="2026-04-20T14:36:00Z" w16du:dateUtc="2026-04-20T12:36:00Z">
              <w:rPr/>
            </w:rPrChange>
          </w:rPr>
          <w:fldChar w:fldCharType="end"/>
        </w:r>
        <w:commentRangeEnd w:id="405"/>
        <w:r w:rsidR="006116CB" w:rsidRPr="009475F1" w:rsidDel="00D275F7">
          <w:rPr>
            <w:rStyle w:val="CommentReference"/>
            <w:rFonts w:ascii="Arial" w:hAnsi="Arial" w:cs="Arial"/>
            <w:sz w:val="24"/>
            <w:szCs w:val="24"/>
          </w:rPr>
          <w:commentReference w:id="405"/>
        </w:r>
      </w:del>
    </w:p>
    <w:sectPr w:rsidR="00FF3286" w:rsidRPr="009475F1" w:rsidSect="007453A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Kenneth Ohei" w:date="2026-04-17T11:21:00Z" w:initials="KO">
    <w:p w14:paraId="4B1F2BE8" w14:textId="77777777" w:rsidR="005D1C41" w:rsidRDefault="005D1C41" w:rsidP="005D1C41">
      <w:r>
        <w:rPr>
          <w:rStyle w:val="CommentReference"/>
        </w:rPr>
        <w:annotationRef/>
      </w:r>
      <w:r>
        <w:rPr>
          <w:sz w:val="20"/>
          <w:szCs w:val="20"/>
        </w:rPr>
        <w:t>This authors seem old, however you can incorporate various sources to this statement of recent publications</w:t>
      </w:r>
    </w:p>
  </w:comment>
  <w:comment w:id="83" w:author="Kenneth Ohei" w:date="2026-04-17T17:56:00Z" w:initials="KO">
    <w:p w14:paraId="1AE244F7" w14:textId="77777777" w:rsidR="00A46AEF" w:rsidRDefault="00A46AEF" w:rsidP="00A46AEF">
      <w:r>
        <w:rPr>
          <w:rStyle w:val="CommentReference"/>
        </w:rPr>
        <w:annotationRef/>
      </w:r>
      <w:r>
        <w:rPr>
          <w:sz w:val="20"/>
          <w:szCs w:val="20"/>
        </w:rPr>
        <w:t>Where is the flow or link from previous to this paragraph?</w:t>
      </w:r>
    </w:p>
  </w:comment>
  <w:comment w:id="95" w:author="Kenneth Ohei" w:date="2026-04-17T17:57:00Z" w:initials="KO">
    <w:p w14:paraId="627AB11A" w14:textId="77777777" w:rsidR="00A46AEF" w:rsidRDefault="00A46AEF" w:rsidP="00A46AEF">
      <w:r>
        <w:rPr>
          <w:rStyle w:val="CommentReference"/>
        </w:rPr>
        <w:annotationRef/>
      </w:r>
      <w:r>
        <w:rPr>
          <w:sz w:val="20"/>
          <w:szCs w:val="20"/>
        </w:rPr>
        <w:t>I think this part should be moved to the background</w:t>
      </w:r>
    </w:p>
  </w:comment>
  <w:comment w:id="96" w:author="Kenneth Ohei" w:date="2026-04-17T18:00:00Z" w:initials="KO">
    <w:p w14:paraId="238911C3" w14:textId="77777777" w:rsidR="00A46AEF" w:rsidRDefault="00A46AEF" w:rsidP="00A46AEF">
      <w:r>
        <w:rPr>
          <w:rStyle w:val="CommentReference"/>
        </w:rPr>
        <w:annotationRef/>
      </w:r>
      <w:r>
        <w:rPr>
          <w:sz w:val="20"/>
          <w:szCs w:val="20"/>
        </w:rPr>
        <w:t>Should want to talk about SME, it will be good to speak of the role it plays in the country how it contributes to GDP. Hence the need for them to be more effective in their operation, the adoption of cloud computing will provide them with the platform to for scalability</w:t>
      </w:r>
    </w:p>
    <w:p w14:paraId="2F24FC96" w14:textId="77777777" w:rsidR="00A46AEF" w:rsidRDefault="00A46AEF" w:rsidP="00A46AEF"/>
  </w:comment>
  <w:comment w:id="123" w:author="Kenneth Ohei" w:date="2026-04-17T17:57:00Z" w:initials="KO">
    <w:p w14:paraId="6460422B" w14:textId="77777777" w:rsidR="00FD2652" w:rsidRDefault="00FD2652" w:rsidP="00A46AEF">
      <w:r>
        <w:rPr>
          <w:rStyle w:val="CommentReference"/>
        </w:rPr>
        <w:annotationRef/>
      </w:r>
      <w:r>
        <w:rPr>
          <w:sz w:val="20"/>
          <w:szCs w:val="20"/>
        </w:rPr>
        <w:t>I think this part should be moved to the background</w:t>
      </w:r>
    </w:p>
  </w:comment>
  <w:comment w:id="124" w:author="Kenneth Ohei" w:date="2026-04-17T18:00:00Z" w:initials="KO">
    <w:p w14:paraId="5BD75C9D" w14:textId="77777777" w:rsidR="00FD2652" w:rsidRDefault="00FD2652" w:rsidP="00FD2652">
      <w:r>
        <w:rPr>
          <w:rStyle w:val="CommentReference"/>
        </w:rPr>
        <w:annotationRef/>
      </w:r>
      <w:r>
        <w:rPr>
          <w:sz w:val="20"/>
          <w:szCs w:val="20"/>
        </w:rPr>
        <w:t>Should want to talk about SME, it will be good to speak of the role it plays in the country how it contributes to GDP. Hence the need for them to be more effective in their operation, the adoption of cloud computing will provide them with the platform to for scalability</w:t>
      </w:r>
    </w:p>
    <w:p w14:paraId="7008C993" w14:textId="77777777" w:rsidR="00FD2652" w:rsidRDefault="00FD2652" w:rsidP="00A46AEF"/>
  </w:comment>
  <w:comment w:id="181" w:author="Kenneth Ohei" w:date="2026-04-17T19:24:00Z" w:initials="KO">
    <w:p w14:paraId="5EAFE69F" w14:textId="77777777" w:rsidR="006116CB" w:rsidRDefault="006116CB" w:rsidP="006116CB">
      <w:r>
        <w:rPr>
          <w:rStyle w:val="CommentReference"/>
        </w:rPr>
        <w:annotationRef/>
      </w:r>
      <w:r>
        <w:rPr>
          <w:sz w:val="20"/>
          <w:szCs w:val="20"/>
        </w:rPr>
        <w:t>Rephrase as I have indicated during today's session</w:t>
      </w:r>
    </w:p>
  </w:comment>
  <w:comment w:id="192" w:author="Kenneth Ohei" w:date="2026-04-17T19:25:00Z" w:initials="KO">
    <w:p w14:paraId="213FC71D" w14:textId="77777777" w:rsidR="006116CB" w:rsidRDefault="006116CB" w:rsidP="006116CB">
      <w:r>
        <w:rPr>
          <w:rStyle w:val="CommentReference"/>
        </w:rPr>
        <w:annotationRef/>
      </w:r>
      <w:r>
        <w:rPr>
          <w:sz w:val="20"/>
          <w:szCs w:val="20"/>
        </w:rPr>
        <w:t>Fix to align with the objectives as I have indicated in the session</w:t>
      </w:r>
    </w:p>
  </w:comment>
  <w:comment w:id="405" w:author="Kenneth Ohei" w:date="2026-04-17T19:27:00Z" w:initials="KO">
    <w:p w14:paraId="170E20E2" w14:textId="77777777" w:rsidR="006116CB" w:rsidRDefault="006116CB" w:rsidP="006116CB">
      <w:r>
        <w:rPr>
          <w:rStyle w:val="CommentReference"/>
        </w:rPr>
        <w:annotationRef/>
      </w:r>
      <w:r>
        <w:rPr>
          <w:sz w:val="20"/>
          <w:szCs w:val="20"/>
        </w:rPr>
        <w:t>Lack of theoretical sources on the entire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1F2BE8" w15:done="0"/>
  <w15:commentEx w15:paraId="1AE244F7" w15:done="0"/>
  <w15:commentEx w15:paraId="627AB11A" w15:done="0"/>
  <w15:commentEx w15:paraId="2F24FC96" w15:paraIdParent="627AB11A" w15:done="0"/>
  <w15:commentEx w15:paraId="6460422B" w15:done="0"/>
  <w15:commentEx w15:paraId="7008C993" w15:paraIdParent="6460422B" w15:done="0"/>
  <w15:commentEx w15:paraId="5EAFE69F" w15:done="0"/>
  <w15:commentEx w15:paraId="213FC71D" w15:done="0"/>
  <w15:commentEx w15:paraId="170E20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92BE42" w16cex:dateUtc="2026-04-17T09:21:00Z"/>
  <w16cex:commentExtensible w16cex:durableId="3F08C909" w16cex:dateUtc="2026-04-17T15:56:00Z"/>
  <w16cex:commentExtensible w16cex:durableId="53C3FA46" w16cex:dateUtc="2026-04-17T15:57:00Z"/>
  <w16cex:commentExtensible w16cex:durableId="15C9AFB8" w16cex:dateUtc="2026-04-17T16:00:00Z"/>
  <w16cex:commentExtensible w16cex:durableId="406D43E9" w16cex:dateUtc="2026-04-17T15:57:00Z"/>
  <w16cex:commentExtensible w16cex:durableId="4930CD61" w16cex:dateUtc="2026-04-17T16:00:00Z"/>
  <w16cex:commentExtensible w16cex:durableId="39E2B4FA" w16cex:dateUtc="2026-04-17T17:24:00Z"/>
  <w16cex:commentExtensible w16cex:durableId="680353C1" w16cex:dateUtc="2026-04-17T17:25:00Z"/>
  <w16cex:commentExtensible w16cex:durableId="5FCC471B" w16cex:dateUtc="2026-04-17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1F2BE8" w16cid:durableId="6292BE42"/>
  <w16cid:commentId w16cid:paraId="1AE244F7" w16cid:durableId="3F08C909"/>
  <w16cid:commentId w16cid:paraId="627AB11A" w16cid:durableId="53C3FA46"/>
  <w16cid:commentId w16cid:paraId="2F24FC96" w16cid:durableId="15C9AFB8"/>
  <w16cid:commentId w16cid:paraId="6460422B" w16cid:durableId="406D43E9"/>
  <w16cid:commentId w16cid:paraId="7008C993" w16cid:durableId="4930CD61"/>
  <w16cid:commentId w16cid:paraId="5EAFE69F" w16cid:durableId="39E2B4FA"/>
  <w16cid:commentId w16cid:paraId="213FC71D" w16cid:durableId="680353C1"/>
  <w16cid:commentId w16cid:paraId="170E20E2" w16cid:durableId="5FCC47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72A"/>
    <w:multiLevelType w:val="hybridMultilevel"/>
    <w:tmpl w:val="AD32F3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1464F7F"/>
    <w:multiLevelType w:val="hybridMultilevel"/>
    <w:tmpl w:val="AEB037CC"/>
    <w:lvl w:ilvl="0" w:tplc="E6D871CE">
      <w:start w:val="1"/>
      <w:numFmt w:val="bullet"/>
      <w:lvlText w:val="●"/>
      <w:lvlJc w:val="left"/>
      <w:pPr>
        <w:ind w:left="0" w:hanging="360"/>
      </w:pPr>
    </w:lvl>
    <w:lvl w:ilvl="1" w:tplc="4D566FC0">
      <w:start w:val="1"/>
      <w:numFmt w:val="bullet"/>
      <w:lvlText w:val="○"/>
      <w:lvlJc w:val="left"/>
      <w:pPr>
        <w:ind w:left="720" w:hanging="360"/>
      </w:pPr>
    </w:lvl>
    <w:lvl w:ilvl="2" w:tplc="A3D224CA">
      <w:start w:val="1"/>
      <w:numFmt w:val="bullet"/>
      <w:lvlText w:val="■"/>
      <w:lvlJc w:val="left"/>
      <w:pPr>
        <w:ind w:left="1440" w:hanging="360"/>
      </w:pPr>
    </w:lvl>
    <w:lvl w:ilvl="3" w:tplc="B6BA8C20">
      <w:start w:val="1"/>
      <w:numFmt w:val="bullet"/>
      <w:lvlText w:val="●"/>
      <w:lvlJc w:val="left"/>
      <w:pPr>
        <w:ind w:left="2160" w:hanging="360"/>
      </w:pPr>
    </w:lvl>
    <w:lvl w:ilvl="4" w:tplc="267E2988">
      <w:start w:val="1"/>
      <w:numFmt w:val="bullet"/>
      <w:lvlText w:val="○"/>
      <w:lvlJc w:val="left"/>
      <w:pPr>
        <w:ind w:left="2880" w:hanging="360"/>
      </w:pPr>
    </w:lvl>
    <w:lvl w:ilvl="5" w:tplc="C31EEE30">
      <w:start w:val="1"/>
      <w:numFmt w:val="bullet"/>
      <w:lvlText w:val="■"/>
      <w:lvlJc w:val="left"/>
      <w:pPr>
        <w:ind w:left="3600" w:hanging="360"/>
      </w:pPr>
    </w:lvl>
    <w:lvl w:ilvl="6" w:tplc="45BE1354">
      <w:start w:val="1"/>
      <w:numFmt w:val="bullet"/>
      <w:lvlText w:val="●"/>
      <w:lvlJc w:val="left"/>
      <w:pPr>
        <w:ind w:left="4320" w:hanging="360"/>
      </w:pPr>
    </w:lvl>
    <w:lvl w:ilvl="7" w:tplc="E6B2D960">
      <w:start w:val="1"/>
      <w:numFmt w:val="bullet"/>
      <w:lvlText w:val="●"/>
      <w:lvlJc w:val="left"/>
      <w:pPr>
        <w:ind w:left="5040" w:hanging="360"/>
      </w:pPr>
    </w:lvl>
    <w:lvl w:ilvl="8" w:tplc="C09CB110">
      <w:start w:val="1"/>
      <w:numFmt w:val="bullet"/>
      <w:lvlText w:val="●"/>
      <w:lvlJc w:val="left"/>
      <w:pPr>
        <w:ind w:left="5760" w:hanging="360"/>
      </w:pPr>
    </w:lvl>
  </w:abstractNum>
  <w:abstractNum w:abstractNumId="2" w15:restartNumberingAfterBreak="0">
    <w:nsid w:val="185107A7"/>
    <w:multiLevelType w:val="hybridMultilevel"/>
    <w:tmpl w:val="B37C0A4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9E9154B"/>
    <w:multiLevelType w:val="hybridMultilevel"/>
    <w:tmpl w:val="48C2BFF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C6A11D9"/>
    <w:multiLevelType w:val="hybridMultilevel"/>
    <w:tmpl w:val="79AA15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2929ED"/>
    <w:multiLevelType w:val="hybridMultilevel"/>
    <w:tmpl w:val="42587F2A"/>
    <w:lvl w:ilvl="0" w:tplc="0F3CCD0A">
      <w:start w:val="1"/>
      <w:numFmt w:val="decimal"/>
      <w:lvlText w:val="%1."/>
      <w:lvlJc w:val="left"/>
      <w:pPr>
        <w:ind w:left="720" w:hanging="360"/>
      </w:pPr>
    </w:lvl>
    <w:lvl w:ilvl="1" w:tplc="A2DEB022">
      <w:numFmt w:val="decimal"/>
      <w:lvlText w:val=""/>
      <w:lvlJc w:val="left"/>
    </w:lvl>
    <w:lvl w:ilvl="2" w:tplc="78E42580">
      <w:numFmt w:val="decimal"/>
      <w:lvlText w:val=""/>
      <w:lvlJc w:val="left"/>
    </w:lvl>
    <w:lvl w:ilvl="3" w:tplc="25663DFA">
      <w:numFmt w:val="decimal"/>
      <w:lvlText w:val=""/>
      <w:lvlJc w:val="left"/>
    </w:lvl>
    <w:lvl w:ilvl="4" w:tplc="2FC29178">
      <w:numFmt w:val="decimal"/>
      <w:lvlText w:val=""/>
      <w:lvlJc w:val="left"/>
    </w:lvl>
    <w:lvl w:ilvl="5" w:tplc="560434E8">
      <w:numFmt w:val="decimal"/>
      <w:lvlText w:val=""/>
      <w:lvlJc w:val="left"/>
    </w:lvl>
    <w:lvl w:ilvl="6" w:tplc="1616BB44">
      <w:numFmt w:val="decimal"/>
      <w:lvlText w:val=""/>
      <w:lvlJc w:val="left"/>
    </w:lvl>
    <w:lvl w:ilvl="7" w:tplc="93F2561C">
      <w:numFmt w:val="decimal"/>
      <w:lvlText w:val=""/>
      <w:lvlJc w:val="left"/>
    </w:lvl>
    <w:lvl w:ilvl="8" w:tplc="F5D21762">
      <w:numFmt w:val="decimal"/>
      <w:lvlText w:val=""/>
      <w:lvlJc w:val="left"/>
    </w:lvl>
  </w:abstractNum>
  <w:abstractNum w:abstractNumId="6" w15:restartNumberingAfterBreak="0">
    <w:nsid w:val="44303540"/>
    <w:multiLevelType w:val="hybridMultilevel"/>
    <w:tmpl w:val="FFFFFFFF"/>
    <w:lvl w:ilvl="0" w:tplc="CB061A1C">
      <w:start w:val="1"/>
      <w:numFmt w:val="decimal"/>
      <w:lvlText w:val="%1."/>
      <w:lvlJc w:val="left"/>
      <w:pPr>
        <w:ind w:left="720" w:hanging="360"/>
      </w:pPr>
    </w:lvl>
    <w:lvl w:ilvl="1" w:tplc="28AE0C5C">
      <w:start w:val="1"/>
      <w:numFmt w:val="lowerLetter"/>
      <w:lvlText w:val="%2."/>
      <w:lvlJc w:val="left"/>
      <w:pPr>
        <w:ind w:left="1440" w:hanging="360"/>
      </w:pPr>
    </w:lvl>
    <w:lvl w:ilvl="2" w:tplc="90E087DC">
      <w:start w:val="1"/>
      <w:numFmt w:val="lowerRoman"/>
      <w:lvlText w:val="%3."/>
      <w:lvlJc w:val="right"/>
      <w:pPr>
        <w:ind w:left="2160" w:hanging="180"/>
      </w:pPr>
    </w:lvl>
    <w:lvl w:ilvl="3" w:tplc="AD10E2FC">
      <w:start w:val="1"/>
      <w:numFmt w:val="decimal"/>
      <w:lvlText w:val="%4."/>
      <w:lvlJc w:val="left"/>
      <w:pPr>
        <w:ind w:left="2880" w:hanging="360"/>
      </w:pPr>
    </w:lvl>
    <w:lvl w:ilvl="4" w:tplc="5ADC337A">
      <w:start w:val="1"/>
      <w:numFmt w:val="lowerLetter"/>
      <w:lvlText w:val="%5."/>
      <w:lvlJc w:val="left"/>
      <w:pPr>
        <w:ind w:left="3600" w:hanging="360"/>
      </w:pPr>
    </w:lvl>
    <w:lvl w:ilvl="5" w:tplc="5516AEF2">
      <w:start w:val="1"/>
      <w:numFmt w:val="lowerRoman"/>
      <w:lvlText w:val="%6."/>
      <w:lvlJc w:val="right"/>
      <w:pPr>
        <w:ind w:left="4320" w:hanging="180"/>
      </w:pPr>
    </w:lvl>
    <w:lvl w:ilvl="6" w:tplc="EDF0BBC2">
      <w:start w:val="1"/>
      <w:numFmt w:val="decimal"/>
      <w:lvlText w:val="%7."/>
      <w:lvlJc w:val="left"/>
      <w:pPr>
        <w:ind w:left="5040" w:hanging="360"/>
      </w:pPr>
    </w:lvl>
    <w:lvl w:ilvl="7" w:tplc="9FA2895A">
      <w:start w:val="1"/>
      <w:numFmt w:val="lowerLetter"/>
      <w:lvlText w:val="%8."/>
      <w:lvlJc w:val="left"/>
      <w:pPr>
        <w:ind w:left="5760" w:hanging="360"/>
      </w:pPr>
    </w:lvl>
    <w:lvl w:ilvl="8" w:tplc="ABF6AC50">
      <w:start w:val="1"/>
      <w:numFmt w:val="lowerRoman"/>
      <w:lvlText w:val="%9."/>
      <w:lvlJc w:val="right"/>
      <w:pPr>
        <w:ind w:left="6480" w:hanging="180"/>
      </w:pPr>
    </w:lvl>
  </w:abstractNum>
  <w:abstractNum w:abstractNumId="7" w15:restartNumberingAfterBreak="0">
    <w:nsid w:val="71461252"/>
    <w:multiLevelType w:val="hybridMultilevel"/>
    <w:tmpl w:val="1806FE0A"/>
    <w:lvl w:ilvl="0" w:tplc="F26CAF5E">
      <w:start w:val="3"/>
      <w:numFmt w:val="decimal"/>
      <w:lvlText w:val="%1."/>
      <w:lvlJc w:val="left"/>
      <w:pPr>
        <w:ind w:left="720" w:hanging="360"/>
      </w:pPr>
    </w:lvl>
    <w:lvl w:ilvl="1" w:tplc="4772734C">
      <w:start w:val="1"/>
      <w:numFmt w:val="lowerLetter"/>
      <w:lvlText w:val="%2."/>
      <w:lvlJc w:val="left"/>
      <w:pPr>
        <w:ind w:left="1440" w:hanging="360"/>
      </w:pPr>
    </w:lvl>
    <w:lvl w:ilvl="2" w:tplc="A7C22AC0">
      <w:start w:val="1"/>
      <w:numFmt w:val="lowerRoman"/>
      <w:lvlText w:val="%3."/>
      <w:lvlJc w:val="right"/>
      <w:pPr>
        <w:ind w:left="2160" w:hanging="180"/>
      </w:pPr>
    </w:lvl>
    <w:lvl w:ilvl="3" w:tplc="8472AC82">
      <w:start w:val="1"/>
      <w:numFmt w:val="decimal"/>
      <w:lvlText w:val="%4."/>
      <w:lvlJc w:val="left"/>
      <w:pPr>
        <w:ind w:left="2880" w:hanging="360"/>
      </w:pPr>
    </w:lvl>
    <w:lvl w:ilvl="4" w:tplc="A590EEFE">
      <w:start w:val="1"/>
      <w:numFmt w:val="lowerLetter"/>
      <w:lvlText w:val="%5."/>
      <w:lvlJc w:val="left"/>
      <w:pPr>
        <w:ind w:left="3600" w:hanging="360"/>
      </w:pPr>
    </w:lvl>
    <w:lvl w:ilvl="5" w:tplc="39C6C892">
      <w:start w:val="1"/>
      <w:numFmt w:val="lowerRoman"/>
      <w:lvlText w:val="%6."/>
      <w:lvlJc w:val="right"/>
      <w:pPr>
        <w:ind w:left="4320" w:hanging="180"/>
      </w:pPr>
    </w:lvl>
    <w:lvl w:ilvl="6" w:tplc="35E29AA8">
      <w:start w:val="1"/>
      <w:numFmt w:val="decimal"/>
      <w:lvlText w:val="%7."/>
      <w:lvlJc w:val="left"/>
      <w:pPr>
        <w:ind w:left="5040" w:hanging="360"/>
      </w:pPr>
    </w:lvl>
    <w:lvl w:ilvl="7" w:tplc="90663CF4">
      <w:start w:val="1"/>
      <w:numFmt w:val="lowerLetter"/>
      <w:lvlText w:val="%8."/>
      <w:lvlJc w:val="left"/>
      <w:pPr>
        <w:ind w:left="5760" w:hanging="360"/>
      </w:pPr>
    </w:lvl>
    <w:lvl w:ilvl="8" w:tplc="C21A01A8">
      <w:start w:val="1"/>
      <w:numFmt w:val="lowerRoman"/>
      <w:lvlText w:val="%9."/>
      <w:lvlJc w:val="right"/>
      <w:pPr>
        <w:ind w:left="6480" w:hanging="180"/>
      </w:pPr>
    </w:lvl>
  </w:abstractNum>
  <w:num w:numId="1" w16cid:durableId="1179084172">
    <w:abstractNumId w:val="1"/>
    <w:lvlOverride w:ilvl="0">
      <w:startOverride w:val="1"/>
    </w:lvlOverride>
  </w:num>
  <w:num w:numId="2" w16cid:durableId="1536885084">
    <w:abstractNumId w:val="2"/>
  </w:num>
  <w:num w:numId="3" w16cid:durableId="364409730">
    <w:abstractNumId w:val="3"/>
  </w:num>
  <w:num w:numId="4" w16cid:durableId="1206481645">
    <w:abstractNumId w:val="7"/>
  </w:num>
  <w:num w:numId="5" w16cid:durableId="1940721613">
    <w:abstractNumId w:val="6"/>
  </w:num>
  <w:num w:numId="6" w16cid:durableId="850948251">
    <w:abstractNumId w:val="4"/>
  </w:num>
  <w:num w:numId="7" w16cid:durableId="8766255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biso Patrick Matsaba">
    <w15:presenceInfo w15:providerId="AD" w15:userId="S::220296006@mycput.ac.za::1ee871a1-c37d-45c6-82fa-3f5d40b22b23"/>
  </w15:person>
  <w15:person w15:author="Kenneth Ohei">
    <w15:presenceInfo w15:providerId="AD" w15:userId="S::OHEIK@cput.ac.za::1baf49a2-7460-4540-a6a3-f0f6d3e80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1A"/>
    <w:rsid w:val="00002838"/>
    <w:rsid w:val="0002433A"/>
    <w:rsid w:val="00030893"/>
    <w:rsid w:val="00036526"/>
    <w:rsid w:val="00036BBB"/>
    <w:rsid w:val="000431D6"/>
    <w:rsid w:val="00070A32"/>
    <w:rsid w:val="0008333A"/>
    <w:rsid w:val="00096B26"/>
    <w:rsid w:val="000A5F70"/>
    <w:rsid w:val="000E1A2C"/>
    <w:rsid w:val="000F155A"/>
    <w:rsid w:val="000F29AC"/>
    <w:rsid w:val="0010093F"/>
    <w:rsid w:val="00105573"/>
    <w:rsid w:val="001267C5"/>
    <w:rsid w:val="00147143"/>
    <w:rsid w:val="00197334"/>
    <w:rsid w:val="001B2E43"/>
    <w:rsid w:val="001F5241"/>
    <w:rsid w:val="00203738"/>
    <w:rsid w:val="00205219"/>
    <w:rsid w:val="00206351"/>
    <w:rsid w:val="00207A18"/>
    <w:rsid w:val="0022190E"/>
    <w:rsid w:val="00223459"/>
    <w:rsid w:val="0023497F"/>
    <w:rsid w:val="0023558C"/>
    <w:rsid w:val="002418CD"/>
    <w:rsid w:val="00250D1A"/>
    <w:rsid w:val="00263FAE"/>
    <w:rsid w:val="00286C6F"/>
    <w:rsid w:val="002A1103"/>
    <w:rsid w:val="002F265B"/>
    <w:rsid w:val="00314C80"/>
    <w:rsid w:val="00317C99"/>
    <w:rsid w:val="003208D5"/>
    <w:rsid w:val="00335369"/>
    <w:rsid w:val="00342236"/>
    <w:rsid w:val="003560BE"/>
    <w:rsid w:val="003727AC"/>
    <w:rsid w:val="00374E53"/>
    <w:rsid w:val="00392E7D"/>
    <w:rsid w:val="00396C1B"/>
    <w:rsid w:val="003E6FDC"/>
    <w:rsid w:val="0040738E"/>
    <w:rsid w:val="00407D03"/>
    <w:rsid w:val="0042668F"/>
    <w:rsid w:val="00427937"/>
    <w:rsid w:val="004327BC"/>
    <w:rsid w:val="004441F6"/>
    <w:rsid w:val="00456758"/>
    <w:rsid w:val="00472B5E"/>
    <w:rsid w:val="00480619"/>
    <w:rsid w:val="00486EEF"/>
    <w:rsid w:val="004A669D"/>
    <w:rsid w:val="004B3A57"/>
    <w:rsid w:val="004C6C77"/>
    <w:rsid w:val="004E68C4"/>
    <w:rsid w:val="004F39F7"/>
    <w:rsid w:val="00502055"/>
    <w:rsid w:val="00532791"/>
    <w:rsid w:val="0053314E"/>
    <w:rsid w:val="0057314D"/>
    <w:rsid w:val="00576170"/>
    <w:rsid w:val="0058169F"/>
    <w:rsid w:val="00595B91"/>
    <w:rsid w:val="005969D8"/>
    <w:rsid w:val="005B145A"/>
    <w:rsid w:val="005C02F3"/>
    <w:rsid w:val="005D1C41"/>
    <w:rsid w:val="005E1848"/>
    <w:rsid w:val="005E6648"/>
    <w:rsid w:val="005F0CFD"/>
    <w:rsid w:val="005F14F2"/>
    <w:rsid w:val="005F1D79"/>
    <w:rsid w:val="006116CB"/>
    <w:rsid w:val="00617448"/>
    <w:rsid w:val="00661CEB"/>
    <w:rsid w:val="006B010C"/>
    <w:rsid w:val="006B03C2"/>
    <w:rsid w:val="006B3F34"/>
    <w:rsid w:val="006E4EB6"/>
    <w:rsid w:val="006E7302"/>
    <w:rsid w:val="00701D9A"/>
    <w:rsid w:val="007453A6"/>
    <w:rsid w:val="00760FD6"/>
    <w:rsid w:val="0079616D"/>
    <w:rsid w:val="007967B5"/>
    <w:rsid w:val="007E08CC"/>
    <w:rsid w:val="007F1CB2"/>
    <w:rsid w:val="00826F94"/>
    <w:rsid w:val="00827EF9"/>
    <w:rsid w:val="00843B3D"/>
    <w:rsid w:val="00877EFB"/>
    <w:rsid w:val="008827AB"/>
    <w:rsid w:val="00882867"/>
    <w:rsid w:val="00892A4B"/>
    <w:rsid w:val="008E36B7"/>
    <w:rsid w:val="008F05F3"/>
    <w:rsid w:val="008F5000"/>
    <w:rsid w:val="008F55B9"/>
    <w:rsid w:val="00916AC6"/>
    <w:rsid w:val="00944D34"/>
    <w:rsid w:val="009475F1"/>
    <w:rsid w:val="00971A02"/>
    <w:rsid w:val="00975BE2"/>
    <w:rsid w:val="009A0208"/>
    <w:rsid w:val="009C7FDC"/>
    <w:rsid w:val="009D1ACB"/>
    <w:rsid w:val="009D66C0"/>
    <w:rsid w:val="009F2FFD"/>
    <w:rsid w:val="00A251B6"/>
    <w:rsid w:val="00A3195D"/>
    <w:rsid w:val="00A448E2"/>
    <w:rsid w:val="00A46AEF"/>
    <w:rsid w:val="00A46EB1"/>
    <w:rsid w:val="00A5370B"/>
    <w:rsid w:val="00A60C29"/>
    <w:rsid w:val="00A6131F"/>
    <w:rsid w:val="00A717A2"/>
    <w:rsid w:val="00AA44BD"/>
    <w:rsid w:val="00AA689C"/>
    <w:rsid w:val="00AB55FB"/>
    <w:rsid w:val="00AB7C6B"/>
    <w:rsid w:val="00AB7DFC"/>
    <w:rsid w:val="00AD07F9"/>
    <w:rsid w:val="00AF2820"/>
    <w:rsid w:val="00AF5878"/>
    <w:rsid w:val="00B02A62"/>
    <w:rsid w:val="00B02EF8"/>
    <w:rsid w:val="00B1333B"/>
    <w:rsid w:val="00B16E64"/>
    <w:rsid w:val="00B50AB8"/>
    <w:rsid w:val="00B7394E"/>
    <w:rsid w:val="00B85F7B"/>
    <w:rsid w:val="00B9417E"/>
    <w:rsid w:val="00BA1239"/>
    <w:rsid w:val="00BB20E3"/>
    <w:rsid w:val="00BD6223"/>
    <w:rsid w:val="00C01C94"/>
    <w:rsid w:val="00C031CA"/>
    <w:rsid w:val="00C1642E"/>
    <w:rsid w:val="00C413B1"/>
    <w:rsid w:val="00C450C3"/>
    <w:rsid w:val="00C56836"/>
    <w:rsid w:val="00C81193"/>
    <w:rsid w:val="00C8249B"/>
    <w:rsid w:val="00CB14A8"/>
    <w:rsid w:val="00CC7C55"/>
    <w:rsid w:val="00CE6B13"/>
    <w:rsid w:val="00D16498"/>
    <w:rsid w:val="00D275F7"/>
    <w:rsid w:val="00D2782F"/>
    <w:rsid w:val="00D33C3F"/>
    <w:rsid w:val="00D46428"/>
    <w:rsid w:val="00D46C08"/>
    <w:rsid w:val="00D53BB9"/>
    <w:rsid w:val="00D549A8"/>
    <w:rsid w:val="00D72329"/>
    <w:rsid w:val="00D93041"/>
    <w:rsid w:val="00E16AD1"/>
    <w:rsid w:val="00E2156A"/>
    <w:rsid w:val="00E51E40"/>
    <w:rsid w:val="00E56964"/>
    <w:rsid w:val="00E83C35"/>
    <w:rsid w:val="00E83CD1"/>
    <w:rsid w:val="00E84856"/>
    <w:rsid w:val="00EA569C"/>
    <w:rsid w:val="00EB2D66"/>
    <w:rsid w:val="00EC27D3"/>
    <w:rsid w:val="00ED6121"/>
    <w:rsid w:val="00EE7E8B"/>
    <w:rsid w:val="00F050E7"/>
    <w:rsid w:val="00F13419"/>
    <w:rsid w:val="00F33D76"/>
    <w:rsid w:val="00F47C5B"/>
    <w:rsid w:val="00F80FF2"/>
    <w:rsid w:val="00FA42B6"/>
    <w:rsid w:val="00FB758E"/>
    <w:rsid w:val="00FD2652"/>
    <w:rsid w:val="00FD5F1A"/>
    <w:rsid w:val="00FD6BEB"/>
    <w:rsid w:val="00FF3286"/>
    <w:rsid w:val="045BFC67"/>
    <w:rsid w:val="09BF3B47"/>
    <w:rsid w:val="0AB9ADD1"/>
    <w:rsid w:val="100E78FD"/>
    <w:rsid w:val="14C05798"/>
    <w:rsid w:val="1511D855"/>
    <w:rsid w:val="16B55219"/>
    <w:rsid w:val="17CF6AEE"/>
    <w:rsid w:val="20341329"/>
    <w:rsid w:val="2047835E"/>
    <w:rsid w:val="2191BF4F"/>
    <w:rsid w:val="2D607AA4"/>
    <w:rsid w:val="345ED1E1"/>
    <w:rsid w:val="40357BE7"/>
    <w:rsid w:val="4AF567D5"/>
    <w:rsid w:val="4C4582C6"/>
    <w:rsid w:val="57598909"/>
    <w:rsid w:val="5A3CE3DC"/>
    <w:rsid w:val="625E8862"/>
    <w:rsid w:val="670A795E"/>
    <w:rsid w:val="67554C98"/>
    <w:rsid w:val="6D30E8A9"/>
    <w:rsid w:val="6D6A6123"/>
    <w:rsid w:val="725C703C"/>
    <w:rsid w:val="734E9839"/>
    <w:rsid w:val="7AF03393"/>
    <w:rsid w:val="7BB5E0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3750"/>
  <w15:docId w15:val="{40F54ED6-15C9-40E0-802F-BA7A70CA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26"/>
      <w:szCs w:val="26"/>
    </w:rPr>
  </w:style>
  <w:style w:type="paragraph" w:styleId="Heading2">
    <w:name w:val="heading 2"/>
    <w:link w:val="Heading2Char"/>
    <w:uiPriority w:val="9"/>
    <w:unhideWhenUsed/>
    <w:qFormat/>
    <w:pPr>
      <w:spacing w:before="240" w:after="120"/>
      <w:outlineLvl w:val="1"/>
    </w:pPr>
    <w:rPr>
      <w:b/>
      <w:bCs/>
      <w:color w:val="000000"/>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E7302"/>
    <w:rPr>
      <w:color w:val="605E5C"/>
      <w:shd w:val="clear" w:color="auto" w:fill="E1DFDD"/>
    </w:rPr>
  </w:style>
  <w:style w:type="character" w:customStyle="1" w:styleId="Heading1Char">
    <w:name w:val="Heading 1 Char"/>
    <w:basedOn w:val="DefaultParagraphFont"/>
    <w:link w:val="Heading1"/>
    <w:uiPriority w:val="9"/>
    <w:rsid w:val="00ED6121"/>
    <w:rPr>
      <w:b/>
      <w:bCs/>
      <w:color w:val="000000"/>
      <w:sz w:val="26"/>
      <w:szCs w:val="26"/>
    </w:rPr>
  </w:style>
  <w:style w:type="character" w:styleId="FollowedHyperlink">
    <w:name w:val="FollowedHyperlink"/>
    <w:basedOn w:val="DefaultParagraphFont"/>
    <w:uiPriority w:val="99"/>
    <w:semiHidden/>
    <w:unhideWhenUsed/>
    <w:rsid w:val="00D46428"/>
    <w:rPr>
      <w:color w:val="96607D" w:themeColor="followedHyperlink"/>
      <w:u w:val="single"/>
    </w:rPr>
  </w:style>
  <w:style w:type="paragraph" w:styleId="Revision">
    <w:name w:val="Revision"/>
    <w:hidden/>
    <w:uiPriority w:val="99"/>
    <w:semiHidden/>
    <w:rsid w:val="00B02A62"/>
  </w:style>
  <w:style w:type="character" w:styleId="CommentReference">
    <w:name w:val="annotation reference"/>
    <w:basedOn w:val="DefaultParagraphFont"/>
    <w:uiPriority w:val="99"/>
    <w:semiHidden/>
    <w:unhideWhenUsed/>
    <w:rsid w:val="005D1C41"/>
    <w:rPr>
      <w:sz w:val="16"/>
      <w:szCs w:val="16"/>
    </w:rPr>
  </w:style>
  <w:style w:type="paragraph" w:styleId="CommentText">
    <w:name w:val="annotation text"/>
    <w:basedOn w:val="Normal"/>
    <w:link w:val="CommentTextChar"/>
    <w:uiPriority w:val="99"/>
    <w:semiHidden/>
    <w:unhideWhenUsed/>
    <w:rsid w:val="005D1C41"/>
    <w:rPr>
      <w:sz w:val="20"/>
      <w:szCs w:val="20"/>
    </w:rPr>
  </w:style>
  <w:style w:type="character" w:customStyle="1" w:styleId="CommentTextChar">
    <w:name w:val="Comment Text Char"/>
    <w:basedOn w:val="DefaultParagraphFont"/>
    <w:link w:val="CommentText"/>
    <w:uiPriority w:val="99"/>
    <w:semiHidden/>
    <w:rsid w:val="005D1C41"/>
    <w:rPr>
      <w:sz w:val="20"/>
      <w:szCs w:val="20"/>
    </w:rPr>
  </w:style>
  <w:style w:type="paragraph" w:styleId="CommentSubject">
    <w:name w:val="annotation subject"/>
    <w:basedOn w:val="CommentText"/>
    <w:next w:val="CommentText"/>
    <w:link w:val="CommentSubjectChar"/>
    <w:uiPriority w:val="99"/>
    <w:semiHidden/>
    <w:unhideWhenUsed/>
    <w:rsid w:val="005D1C41"/>
    <w:rPr>
      <w:b/>
      <w:bCs/>
    </w:rPr>
  </w:style>
  <w:style w:type="character" w:customStyle="1" w:styleId="CommentSubjectChar">
    <w:name w:val="Comment Subject Char"/>
    <w:basedOn w:val="CommentTextChar"/>
    <w:link w:val="CommentSubject"/>
    <w:uiPriority w:val="99"/>
    <w:semiHidden/>
    <w:rsid w:val="005D1C41"/>
    <w:rPr>
      <w:b/>
      <w:bCs/>
      <w:sz w:val="20"/>
      <w:szCs w:val="20"/>
    </w:rPr>
  </w:style>
  <w:style w:type="character" w:customStyle="1" w:styleId="Heading2Char">
    <w:name w:val="Heading 2 Char"/>
    <w:basedOn w:val="DefaultParagraphFont"/>
    <w:link w:val="Heading2"/>
    <w:uiPriority w:val="9"/>
    <w:rsid w:val="00FD2652"/>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A5A3C3-7A35-4C47-8046-96430684609A}">
  <ds:schemaRefs>
    <ds:schemaRef ds:uri="http://schemas.openxmlformats.org/officeDocument/2006/bibliography"/>
  </ds:schemaRefs>
</ds:datastoreItem>
</file>

<file path=customXml/itemProps2.xml><?xml version="1.0" encoding="utf-8"?>
<ds:datastoreItem xmlns:ds="http://schemas.openxmlformats.org/officeDocument/2006/customXml" ds:itemID="{39193558-6516-4B62-9F0F-0FB2EB4867E0}">
  <ds:schemaRefs>
    <ds:schemaRef ds:uri="http://schemas.microsoft.com/office/2006/metadata/properties"/>
    <ds:schemaRef ds:uri="http://schemas.microsoft.com/office/infopath/2007/PartnerControls"/>
    <ds:schemaRef ds:uri="0b1551f8-93ad-48c0-86da-7e3276a34794"/>
  </ds:schemaRefs>
</ds:datastoreItem>
</file>

<file path=customXml/itemProps3.xml><?xml version="1.0" encoding="utf-8"?>
<ds:datastoreItem xmlns:ds="http://schemas.openxmlformats.org/officeDocument/2006/customXml" ds:itemID="{7D870350-CB27-47F2-BD27-0E0CE13A6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AC4A08-6884-4061-8C51-1B0C162818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5041</Words>
  <Characters>28735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Thabiso Patrick Matsaba</cp:lastModifiedBy>
  <cp:revision>2</cp:revision>
  <dcterms:created xsi:type="dcterms:W3CDTF">2026-04-21T17:33:00Z</dcterms:created>
  <dcterms:modified xsi:type="dcterms:W3CDTF">2026-04-21T17:33:00Z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y fmtid="{D5CDD505-2E9C-101B-9397-08002B2CF9AE}" pid="3" name="_activity">
    <vt:lpwstr/>
  </property>
  <property fmtid="{D5CDD505-2E9C-101B-9397-08002B2CF9AE}" pid="4" name="GrammarlyDocumentId">
    <vt:lpwstr>37aebfb9-02b6-4afb-a57c-c9ea63e7acad</vt:lpwstr>
  </property>
</Properties>
</file>